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24"/>
        <w:pBdr/>
        <w:spacing/>
        <w:ind/>
        <w:rPr>
          <w:rFonts w:asciiTheme="minorHAnsi" w:hAnsiTheme="minorHAnsi" w:cstheme="minorHAnsi"/>
        </w:rPr>
      </w:pPr>
      <w:r>
        <w:rPr>
          <w:rFonts w:asciiTheme="minorHAnsi" w:hAnsiTheme="minorHAnsi" w:cstheme="minorHAnsi"/>
        </w:rPr>
        <w:t xml:space="preserve"> </w:t>
      </w:r>
      <w:bookmarkStart w:id="0" w:name="_Toc226995771"/>
      <w:r>
        <w:rPr>
          <w:rFonts w:asciiTheme="minorHAnsi" w:hAnsiTheme="minorHAnsi" w:cstheme="minorHAnsi"/>
        </w:rPr>
        <w:t xml:space="preserve">Appendix</w:t>
      </w:r>
      <w:bookmarkEnd w:id="0"/>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This appendix intends to be mor</w:t>
      </w:r>
      <w:r>
        <w:rPr>
          <w:rFonts w:cstheme="minorHAnsi"/>
          <w:lang w:val="en-US"/>
        </w:rPr>
        <w:t xml:space="preserve">e than a mer</w:t>
      </w:r>
      <w:r>
        <w:rPr>
          <w:rFonts w:cstheme="minorHAnsi"/>
          <w:lang w:val="en-US"/>
        </w:rPr>
        <w:t xml:space="preserve">e list of resources. Each entry is introduced separately in orde</w:t>
      </w:r>
      <w:r>
        <w:rPr>
          <w:rFonts w:cstheme="minorHAnsi"/>
          <w:lang w:val="en-US"/>
        </w:rPr>
        <w:t xml:space="preserve">r to provide context regarding purpose, status and potential use. Since the appendix is intrinsically linked to the contents of this handbook, however, it does not claim to be exhaustive, but to shed light on the information provided in the other chapters.</w:t>
      </w:r>
      <w:r>
        <w:rPr>
          <w:rFonts w:cstheme="minorHAnsi"/>
          <w:lang w:val="en-US"/>
        </w:rPr>
        <w:br/>
        <w:t xml:space="preserve">Please feel free to contribute resources that you find should be integrated.</w:t>
      </w:r>
      <w:r>
        <w:rPr>
          <w:rFonts w:cstheme="minorHAnsi"/>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r>
        <w:rPr>
          <w:rFonts w:cstheme="minorHAnsi"/>
          <w:lang w:val="en-US"/>
        </w:rPr>
      </w:r>
    </w:p>
    <w:p>
      <w:pPr>
        <w:pStyle w:val="825"/>
        <w:pBdr/>
        <w:spacing/>
        <w:ind/>
        <w:rPr>
          <w:rFonts w:asciiTheme="minorHAnsi" w:hAnsiTheme="minorHAnsi" w:cstheme="minorHAnsi"/>
        </w:rPr>
      </w:pPr>
      <w:r/>
      <w:bookmarkStart w:id="1" w:name="_Toc226995772"/>
      <w:r>
        <w:rPr>
          <w:rFonts w:asciiTheme="minorHAnsi" w:hAnsiTheme="minorHAnsi" w:cstheme="minorHAnsi"/>
        </w:rPr>
        <w:t xml:space="preserve">Selection of DSE projects/profiles/platforms</w:t>
      </w:r>
      <w:bookmarkEnd w:id="1"/>
      <w:r>
        <w:rPr>
          <w:rFonts w:asciiTheme="minorHAnsi" w:hAnsiTheme="minorHAnsi" w:cstheme="minorHAnsi"/>
        </w:rPr>
      </w:r>
      <w:r>
        <w:rPr>
          <w:rFonts w:asciiTheme="minorHAnsi" w:hAnsiTheme="minorHAnsi" w:cstheme="minorHAnsi"/>
        </w:rPr>
      </w:r>
    </w:p>
    <w:p>
      <w:pPr>
        <w:pStyle w:val="976"/>
        <w:pBdr/>
        <w:spacing w:after="0"/>
        <w:ind w:left="709"/>
        <w:rPr>
          <w:rFonts w:cstheme="minorHAnsi"/>
          <w:lang w:val="en-US"/>
        </w:rPr>
      </w:pPr>
      <w:r>
        <w:rPr>
          <w:rFonts w:cstheme="minorHAnsi"/>
          <w:lang w:val="en-US"/>
        </w:rPr>
      </w:r>
      <w:r>
        <w:rPr>
          <w:rFonts w:cstheme="minorHAnsi"/>
          <w:lang w:val="en-US"/>
        </w:rPr>
      </w:r>
      <w:r>
        <w:rPr>
          <w:rFonts w:cstheme="minorHAnsi"/>
          <w:lang w:val="en-US"/>
        </w:rPr>
      </w:r>
    </w:p>
    <w:p>
      <w:pPr>
        <w:pStyle w:val="976"/>
        <w:pBdr/>
        <w:spacing/>
        <w:ind w:left="709"/>
        <w:contextualSpacing w:val="false"/>
        <w:rPr>
          <w:rFonts w:cstheme="minorHAnsi"/>
          <w:highlight w:val="yellow"/>
          <w:lang w:val="en-US"/>
        </w:rPr>
      </w:pPr>
      <w:r>
        <w:rPr>
          <w:rFonts w:cstheme="minorHAnsi"/>
          <w:lang w:val="en-US"/>
        </w:rPr>
        <w:t xml:space="preserve">DiScholEd - Digital Scholarly Editions </w:t>
      </w:r>
      <w:r>
        <w:fldChar w:fldCharType="begin"/>
      </w:r>
      <w:r>
        <w:rPr>
          <w:lang w:val="en-US"/>
          <w:rPrChange w:id="0" w:author="Julie Giovacchini" w:date="2026-05-04T13:03:00Z">
            <w:rPr/>
          </w:rPrChange>
        </w:rPr>
        <w:instrText xml:space="preserve">HYPERLINK "https://discholed.huma-num.fr/exist/apps/discholed/index.html" \o "https://discholed.huma-num.fr/exist/apps/discholed/index.html"</w:instrText>
      </w:r>
      <w:r>
        <w:fldChar w:fldCharType="separate"/>
      </w:r>
      <w:r>
        <w:rPr>
          <w:rStyle w:val="974"/>
          <w:rFonts w:cstheme="minorHAnsi"/>
          <w:lang w:val="en-US"/>
        </w:rPr>
        <w:t xml:space="preserve">https://discholed.huma-num.fr/exist/apps/discholed/index.html</w:t>
      </w:r>
      <w:r>
        <w:fldChar w:fldCharType="end"/>
      </w:r>
      <w:r>
        <w:rPr>
          <w:rFonts w:cstheme="minorHAnsi"/>
          <w:lang w:val="en-US"/>
        </w:rPr>
        <w:t xml:space="preserve"> </w:t>
      </w:r>
      <w:r>
        <w:rPr>
          <w:rFonts w:cstheme="minorHAnsi"/>
          <w:highlight w:val="yellow"/>
          <w:lang w:val="en-US"/>
        </w:rPr>
      </w:r>
      <w:r>
        <w:rPr>
          <w:rFonts w:cstheme="minorHAnsi"/>
          <w:highlight w:val="yellow"/>
          <w:lang w:val="en-US"/>
        </w:rPr>
      </w:r>
    </w:p>
    <w:p>
      <w:pPr>
        <w:pStyle w:val="1025"/>
        <w:pBdr/>
        <w:spacing/>
        <w:ind/>
        <w:rPr>
          <w:rFonts w:cstheme="minorHAnsi"/>
          <w:highlight w:val="yellow"/>
        </w:rPr>
      </w:pPr>
      <w:r>
        <w:rPr>
          <w:rFonts w:cstheme="minorHAnsi"/>
        </w:rPr>
        <w:t xml:space="preserve">This platform, created with TEI Publisher, has been developed as part of the DAHN project, a partnership between Inria, the University of Le Mans and the EHESS funded by the French Ministry of Higher Education and </w:t>
      </w:r>
      <w:r>
        <w:rPr>
          <w:rFonts w:cstheme="minorHAnsi"/>
        </w:rPr>
        <w:t xml:space="preserve">Research. Its goal is to establish a pipeline for the scientific digital edition of archival collections. It is hosted on Huma-num and offers seven collections, from a WWI correspondence to Holocaust Testimonies, from Berlin Intellectuals to a French poet.</w:t>
      </w:r>
      <w:r>
        <w:rPr>
          <w:rFonts w:cstheme="minorHAnsi"/>
          <w:highlight w:val="yellow"/>
        </w:rPr>
      </w:r>
      <w:r>
        <w:rPr>
          <w:rFonts w:cstheme="minorHAnsi"/>
          <w:highlight w:val="yellow"/>
        </w:rPr>
      </w:r>
    </w:p>
    <w:p>
      <w:pPr>
        <w:pStyle w:val="976"/>
        <w:numPr>
          <w:ilvl w:val="0"/>
          <w:numId w:val="70"/>
        </w:numPr>
        <w:pBdr/>
        <w:spacing/>
        <w:ind/>
        <w:rPr>
          <w:rFonts w:cstheme="minorHAnsi"/>
        </w:rPr>
      </w:pPr>
      <w:r/>
      <w:hyperlink r:id="rId9" w:tooltip="https://anthologiagraeca.org/" w:history="1">
        <w:r>
          <w:rPr>
            <w:rStyle w:val="974"/>
            <w:rFonts w:cstheme="minorHAnsi"/>
          </w:rPr>
          <w:t xml:space="preserve">anthologiagraeca.org </w:t>
        </w:r>
      </w:hyperlink>
      <w:del w:id="1" w:author="MKoenig@dhi-paris.fr" w:date="2026-04-27T11:32:00Z">
        <w:r>
          <w:rPr>
            <w:rFonts w:cstheme="minorHAnsi"/>
          </w:rPr>
          <w:delText xml:space="preserve"> </w:delText>
        </w:r>
      </w:del>
      <w:r>
        <w:rPr>
          <w:rFonts w:cstheme="minorHAnsi"/>
        </w:rPr>
      </w:r>
      <w:r>
        <w:rPr>
          <w:rFonts w:cstheme="minorHAnsi"/>
        </w:rPr>
      </w:r>
    </w:p>
    <w:p>
      <w:pPr>
        <w:pStyle w:val="1025"/>
        <w:pBdr/>
        <w:spacing/>
        <w:ind/>
        <w:rPr>
          <w:rFonts w:cstheme="minorHAnsi"/>
        </w:rPr>
      </w:pPr>
      <w:r>
        <w:rPr>
          <w:rFonts w:cstheme="minorHAnsi"/>
        </w:rPr>
        <w:t xml:space="preserve">The project Anthologia graeca aims to gather as much information and data as possible on the Greek Anthology and to produce new ones, thus continuing the anthological enterprise. The platform includes, am</w:t>
      </w:r>
      <w:r>
        <w:rPr>
          <w:rFonts w:cstheme="minorHAnsi"/>
        </w:rPr>
        <w:t xml:space="preserve">ong other things, different versions of the Greek text, various translations into different languages, notes, commentaries, information on the authors, images of the codex (the palatinus graecus 23), keywords, places cited, etc. This project is based on a </w:t>
      </w:r>
      <w:r>
        <w:rPr>
          <w:rFonts w:cstheme="minorHAnsi"/>
          <w:b/>
          <w:bCs/>
        </w:rPr>
        <w:t xml:space="preserve">participatory science approach</w:t>
      </w:r>
      <w:r>
        <w:rPr>
          <w:rFonts w:cstheme="minorHAnsi"/>
        </w:rPr>
        <w:t xml:space="preserve"> and encourages participation by non-specialists, particularly beginners in ancient Greek. Many Italian high school students took part in transcribing and translating the text. </w:t>
      </w:r>
      <w:r>
        <w:rPr>
          <w:rFonts w:cstheme="minorHAnsi"/>
        </w:rPr>
      </w:r>
      <w:r>
        <w:rPr>
          <w:rFonts w:cstheme="minorHAnsi"/>
        </w:rPr>
      </w:r>
    </w:p>
    <w:p>
      <w:pPr>
        <w:pStyle w:val="976"/>
        <w:numPr>
          <w:ilvl w:val="0"/>
          <w:numId w:val="71"/>
        </w:numPr>
        <w:pBdr/>
        <w:spacing/>
        <w:ind/>
        <w:rPr>
          <w:rFonts w:cstheme="minorHAnsi"/>
        </w:rPr>
      </w:pPr>
      <w:r/>
      <w:hyperlink r:id="rId10" w:tooltip="https://www.darwinproject.ac.uk/" w:history="1">
        <w:r>
          <w:rPr>
            <w:rStyle w:val="974"/>
            <w:rFonts w:cstheme="minorHAnsi"/>
          </w:rPr>
          <w:t xml:space="preserve">Darwin Correspondence Project </w:t>
        </w:r>
      </w:hyperlink>
      <w:r/>
      <w:bookmarkStart w:id="4" w:name="__DdeLink__16227_1897247204"/>
      <w:r/>
      <w:bookmarkEnd w:id="4"/>
      <w:r>
        <w:rPr>
          <w:rFonts w:cstheme="minorHAnsi"/>
        </w:rPr>
      </w:r>
      <w:r>
        <w:rPr>
          <w:rFonts w:cstheme="minorHAnsi"/>
        </w:rPr>
      </w:r>
    </w:p>
    <w:p>
      <w:pPr>
        <w:pStyle w:val="1025"/>
        <w:pBdr/>
        <w:spacing/>
        <w:ind/>
        <w:rPr>
          <w:rFonts w:cstheme="minorHAnsi"/>
        </w:rPr>
      </w:pPr>
      <w:r>
        <w:rPr>
          <w:rFonts w:cstheme="minorHAnsi"/>
        </w:rPr>
        <w:t xml:space="preserve">The platform provides the edition of more than 15 000 documents, consisting of letters sent by and received of Charles Darwin and articles, and contextualizing commen</w:t>
      </w:r>
      <w:r>
        <w:rPr>
          <w:rFonts w:cstheme="minorHAnsi"/>
        </w:rPr>
        <w:t xml:space="preserve">taries dedicated to the correspondents and to thematic dossiers. While the platform aims to reach a broader audience it offers visualizations, teaching material for school and university context and further resources (audio, video and interactive modules).</w:t>
      </w:r>
      <w:r>
        <w:rPr>
          <w:rFonts w:cstheme="minorHAnsi"/>
        </w:rPr>
      </w:r>
      <w:r>
        <w:rPr>
          <w:rFonts w:cstheme="minorHAnsi"/>
        </w:rPr>
      </w:r>
    </w:p>
    <w:p>
      <w:pPr>
        <w:pStyle w:val="976"/>
        <w:numPr>
          <w:ilvl w:val="0"/>
          <w:numId w:val="71"/>
        </w:numPr>
        <w:pBdr/>
        <w:spacing/>
        <w:ind/>
        <w:rPr>
          <w:rFonts w:cstheme="minorHAnsi"/>
        </w:rPr>
      </w:pPr>
      <w:r/>
      <w:hyperlink r:id="rId11" w:tooltip="https://gotthelf-digital.ch/" w:history="1">
        <w:r>
          <w:rPr>
            <w:rStyle w:val="974"/>
            <w:rFonts w:eastAsia="Arial" w:cstheme="minorHAnsi"/>
          </w:rPr>
          <w:t xml:space="preserve">Digitale Historisch-kritische Gesamtausgabe der Werke und Briefe von Jeremias Gotthelf</w:t>
        </w:r>
      </w:hyperlink>
      <w:r>
        <w:rPr>
          <w:rFonts w:eastAsia="Arial" w:cstheme="minorHAnsi"/>
        </w:rPr>
        <w:t xml:space="preserve"> </w:t>
      </w:r>
      <w:r>
        <w:rPr>
          <w:rFonts w:cstheme="minorHAnsi"/>
        </w:rPr>
      </w:r>
      <w:r>
        <w:rPr>
          <w:rFonts w:cstheme="minorHAnsi"/>
        </w:rPr>
      </w:r>
    </w:p>
    <w:p>
      <w:pPr>
        <w:pStyle w:val="1025"/>
        <w:pBdr/>
        <w:spacing/>
        <w:ind/>
        <w:rPr>
          <w:rFonts w:cstheme="minorHAnsi"/>
        </w:rPr>
      </w:pPr>
      <w:r>
        <w:rPr>
          <w:rFonts w:cstheme="minorHAnsi"/>
        </w:rPr>
        <w:t xml:space="preserve">Following a hybrid publication concept the project of the historical-critical </w:t>
      </w:r>
      <w:r>
        <w:rPr>
          <w:rFonts w:eastAsia="Arial" w:cstheme="minorHAnsi"/>
          <w:color w:val="000000"/>
        </w:rPr>
        <w:t xml:space="preserve">edition of Jeremias Gotthelf’s works and correspondence offers in its digital presentation different views on the edited documents and rich internal links and links to extern</w:t>
      </w:r>
      <w:r>
        <w:rPr>
          <w:rFonts w:eastAsia="Arial" w:cstheme="minorHAnsi"/>
          <w:color w:val="000000"/>
        </w:rPr>
        <w:t xml:space="preserve">al resources. In order to meet the requirements for a historical-critical edition it offers in addition to proper commentary views philological views in a text-genetical manner that allow an interactive use and insights into the writing processes. To reach</w:t>
      </w:r>
      <w:r>
        <w:rPr>
          <w:rFonts w:eastAsia="Arial" w:cstheme="minorHAnsi"/>
          <w:color w:val="000000"/>
        </w:rPr>
        <w:t xml:space="preserve"> not only a scientific audience the digital presentation was conceptualized in cooperation with experts of the field of human-centered design and using a social science methodology (interviews, validation) to respect the interests of different user groups.</w:t>
      </w:r>
      <w:r>
        <w:rPr>
          <w:rFonts w:cstheme="minorHAnsi"/>
        </w:rPr>
      </w:r>
      <w:r>
        <w:rPr>
          <w:rFonts w:cstheme="minorHAnsi"/>
        </w:rPr>
      </w:r>
    </w:p>
    <w:p>
      <w:pPr>
        <w:pStyle w:val="976"/>
        <w:numPr>
          <w:ilvl w:val="0"/>
          <w:numId w:val="71"/>
        </w:numPr>
        <w:pBdr/>
        <w:spacing/>
        <w:ind/>
        <w:rPr>
          <w:rFonts w:cstheme="minorHAnsi"/>
        </w:rPr>
      </w:pPr>
      <w:r/>
      <w:hyperlink r:id="rId12" w:tooltip="https://lesherbiersderousseau.org/" w:history="1">
        <w:r>
          <w:rPr>
            <w:rStyle w:val="974"/>
            <w:rFonts w:cstheme="minorHAnsi"/>
          </w:rPr>
          <w:t xml:space="preserve">Les herbiers de Rousseau</w:t>
        </w:r>
      </w:hyperlink>
      <w:r>
        <w:rPr>
          <w:rFonts w:cstheme="minorHAnsi"/>
        </w:rPr>
        <w:t xml:space="preserve"> </w:t>
      </w:r>
      <w:r>
        <w:rPr>
          <w:rFonts w:cstheme="minorHAnsi"/>
        </w:rPr>
      </w:r>
      <w:r>
        <w:rPr>
          <w:rFonts w:cstheme="minorHAnsi"/>
        </w:rPr>
      </w:r>
    </w:p>
    <w:p>
      <w:pPr>
        <w:pStyle w:val="1025"/>
        <w:pBdr/>
        <w:spacing/>
        <w:ind/>
        <w:rPr>
          <w:rFonts w:cstheme="minorHAnsi"/>
        </w:rPr>
      </w:pPr>
      <w:r>
        <w:rPr>
          <w:rFonts w:cstheme="minorHAnsi"/>
        </w:rPr>
        <w:t xml:space="preserve">This platform provides access to all of the Jean-Jacques Rousseau's herbariums known to date (2023). Each collection is enriched with botanical, historical, and codicological data produced by a team of specialists from many fields (</w:t>
      </w:r>
      <w:r>
        <w:rPr>
          <w:rFonts w:cstheme="minorHAnsi"/>
        </w:rPr>
        <w:t xml:space="preserve">philologists, botanists, computer engineers) who worked on very complicated non-textual artifacts: herbarium in codex, in boxes, which led the team to propose a categorization and a visualisation not only of specimen, but also of supports and "containers".</w:t>
      </w:r>
      <w:r>
        <w:rPr>
          <w:rFonts w:cstheme="minorHAnsi"/>
        </w:rPr>
      </w:r>
      <w:r>
        <w:rPr>
          <w:rFonts w:cstheme="minorHAnsi"/>
        </w:rPr>
      </w:r>
    </w:p>
    <w:p>
      <w:pPr>
        <w:pStyle w:val="976"/>
        <w:numPr>
          <w:ilvl w:val="0"/>
          <w:numId w:val="71"/>
        </w:numPr>
        <w:pBdr/>
        <w:spacing/>
        <w:ind/>
        <w:rPr>
          <w:rFonts w:cstheme="minorHAnsi"/>
          <w:lang w:val="en-US"/>
        </w:rPr>
      </w:pPr>
      <w:r>
        <w:fldChar w:fldCharType="begin"/>
      </w:r>
      <w:r>
        <w:rPr>
          <w:lang w:val="en-US"/>
          <w:rPrChange w:id="2" w:author="Julie Giovacchini" w:date="2026-05-04T13:03:00Z">
            <w:rPr/>
          </w:rPrChange>
        </w:rPr>
        <w:instrText xml:space="preserve">HYPERLINK "https://qed.perspectivia.net/" \o "https://qed.perspectivia.net/"</w:instrText>
      </w:r>
      <w:r>
        <w:fldChar w:fldCharType="separate"/>
      </w:r>
      <w:r>
        <w:rPr>
          <w:rStyle w:val="974"/>
          <w:rFonts w:cstheme="minorHAnsi"/>
          <w:lang w:val="en-US"/>
        </w:rPr>
        <w:t xml:space="preserve">QED - sources and edition of the Max Weber Foundation</w:t>
      </w:r>
      <w:r>
        <w:fldChar w:fldCharType="end"/>
      </w:r>
      <w:r>
        <w:rPr>
          <w:rFonts w:cstheme="minorHAnsi"/>
          <w:lang w:val="en-US"/>
        </w:rPr>
        <w:t xml:space="preserve"> </w:t>
      </w:r>
      <w:r>
        <w:rPr>
          <w:rFonts w:cstheme="minorHAnsi"/>
          <w:lang w:val="en-US"/>
        </w:rPr>
      </w:r>
      <w:r>
        <w:rPr>
          <w:rFonts w:cstheme="minorHAnsi"/>
          <w:lang w:val="en-US"/>
        </w:rPr>
      </w:r>
    </w:p>
    <w:p>
      <w:pPr>
        <w:pStyle w:val="1025"/>
        <w:pBdr/>
        <w:spacing/>
        <w:ind/>
        <w:rPr>
          <w:rFonts w:cstheme="minorHAnsi"/>
        </w:rPr>
      </w:pPr>
      <w:r>
        <w:rPr>
          <w:rFonts w:cstheme="minorHAnsi"/>
        </w:rPr>
        <w:t xml:space="preserve">QED is the portal for th</w:t>
      </w:r>
      <w:r>
        <w:rPr>
          <w:rFonts w:cstheme="minorHAnsi"/>
        </w:rPr>
        <w:t xml:space="preserve">e publication of digital sources and editions for MWS. The represented topics reflect the international, cross-epochal and interdisciplinary research of its institutes: for now edition projects are “Gallica Pontificia” by DHI Paris (https://doi.org/10.5813</w:t>
      </w:r>
      <w:r>
        <w:rPr>
          <w:rFonts w:cstheme="minorHAnsi"/>
        </w:rPr>
        <w:t xml:space="preserve">7/001-2023-0) about medieval regesta; “Dengbêj Gazîn: Songs of a Kurdish Woman” by Orient Institute Istanbul (https://doi.org/10.58137/003-2025-1) about kurdish oral hertitage; “Soviets Survivors” by the Max Weber Network Eastern Europe (work in progress: </w:t>
      </w:r>
      <w:hyperlink r:id="rId13" w:tooltip="https://qed.perspectivia.net/soviet-survivors/)" w:history="1">
        <w:r>
          <w:rPr>
            <w:rStyle w:val="974"/>
            <w:rFonts w:cstheme="minorHAnsi"/>
          </w:rPr>
          <w:t xml:space="preserve">https://qed.perspectivia.net/soviet-survivors/)</w:t>
        </w:r>
      </w:hyperlink>
      <w:r>
        <w:rPr>
          <w:rFonts w:cstheme="minorHAnsi"/>
        </w:rPr>
        <w:t xml:space="preserve"> about the  interviews with Soviet survivors of the German occupation; “Languages of Diplomacy” by MWN Ea</w:t>
      </w:r>
      <w:r>
        <w:rPr>
          <w:rFonts w:cstheme="minorHAnsi"/>
        </w:rPr>
        <w:t xml:space="preserve">stern Europe about diplomatic documents and correspondence in the 18th century (work in progress). The platform has a strong sustainability approach for simple scholarly digital edition projects. It is part of the institutional MWS research infrastructure.</w:t>
      </w:r>
      <w:r>
        <w:rPr>
          <w:rFonts w:cstheme="minorHAnsi"/>
        </w:rPr>
      </w:r>
      <w:r>
        <w:rPr>
          <w:rFonts w:cstheme="minorHAnsi"/>
        </w:rPr>
      </w:r>
    </w:p>
    <w:p>
      <w:pPr>
        <w:pBdr/>
        <w:spacing/>
        <w:ind/>
        <w:rPr>
          <w:rFonts w:cstheme="minorHAnsi"/>
          <w:lang w:val="en-US"/>
        </w:rPr>
      </w:pPr>
      <w:r>
        <w:rPr>
          <w:rFonts w:cstheme="minorHAnsi"/>
          <w:lang w:val="en-US"/>
        </w:rPr>
        <w:t xml:space="preserve"> – </w:t>
      </w:r>
      <w:r>
        <w:fldChar w:fldCharType="begin"/>
      </w:r>
      <w:r>
        <w:rPr>
          <w:lang w:val="en-US"/>
          <w:rPrChange w:id="3" w:author="Julie Giovacchini" w:date="2026-05-04T13:03:00Z">
            <w:rPr/>
          </w:rPrChange>
        </w:rPr>
        <w:instrText xml:space="preserve">HYPERLINK "https://tacitus.elan-numerique.fr/" \o "https://tacitus.elan-numerique.fr/"</w:instrText>
      </w:r>
      <w:r>
        <w:fldChar w:fldCharType="separate"/>
      </w:r>
      <w:r>
        <w:rPr>
          <w:rStyle w:val="974"/>
          <w:rFonts w:cstheme="minorHAnsi"/>
          <w:lang w:val="en-US"/>
        </w:rPr>
        <w:t xml:space="preserve">Tacitus On Line </w:t>
      </w:r>
      <w:r>
        <w:fldChar w:fldCharType="end"/>
      </w:r>
      <w:bookmarkStart w:id="7" w:name="__DdeLink__16235_1897247204"/>
      <w:r/>
      <w:bookmarkEnd w:id="7"/>
      <w:r>
        <w:rPr>
          <w:rFonts w:cstheme="minorHAnsi"/>
          <w:lang w:val="en-US"/>
        </w:rPr>
      </w:r>
      <w:r>
        <w:rPr>
          <w:rFonts w:cstheme="minorHAnsi"/>
          <w:lang w:val="en-US"/>
        </w:rPr>
      </w:r>
    </w:p>
    <w:p>
      <w:pPr>
        <w:pStyle w:val="1025"/>
        <w:pBdr/>
        <w:spacing/>
        <w:ind/>
        <w:rPr>
          <w:rFonts w:cstheme="minorHAnsi"/>
        </w:rPr>
      </w:pPr>
      <w:r>
        <w:rPr>
          <w:rFonts w:cstheme="minorHAnsi"/>
        </w:rPr>
        <w:t xml:space="preserve">This website gathers the most important commentaries of Tacitus by early modern historians including Justus Lipsius. The project is intended to pr</w:t>
      </w:r>
      <w:r>
        <w:rPr>
          <w:rFonts w:cstheme="minorHAnsi"/>
        </w:rPr>
        <w:t xml:space="preserve">opose a web laboratory, with full access to sources in XML-TEI format, complex queries functionnalities and bibliographic features. As some other digital editions produced by the ELAN team, it is displayed online with continuous integration from a gitlab. </w:t>
      </w:r>
      <w:r>
        <w:rPr>
          <w:rFonts w:cstheme="minorHAnsi"/>
        </w:rPr>
      </w:r>
      <w:r>
        <w:rPr>
          <w:rFonts w:cstheme="minorHAnsi"/>
        </w:rPr>
      </w:r>
    </w:p>
    <w:p>
      <w:pPr>
        <w:pBdr/>
        <w:spacing/>
        <w:ind/>
        <w:rPr>
          <w:rFonts w:cstheme="minorHAnsi"/>
          <w:lang w:val="en-US"/>
        </w:rPr>
      </w:pPr>
      <w:r>
        <w:rPr>
          <w:rFonts w:cstheme="minorHAnsi"/>
          <w:lang w:val="en-US"/>
        </w:rPr>
        <w:t xml:space="preserve">See also in the bibliography ( </w:t>
      </w:r>
      <w:bookmarkStart w:id="8" w:name="__DdeLink__14567_1897247204"/>
      <w:r/>
      <w:bookmarkStart w:id="9" w:name="__DdeLink__14563_1897247204"/>
      <w:r/>
      <w:bookmarkStart w:id="10" w:name="test-lien1"/>
      <w:r>
        <w:rPr>
          <w:rFonts w:ascii="Segoe UI Symbol" w:hAnsi="Segoe UI Symbol" w:cs="Segoe UI Symbol"/>
          <w:color w:val="000000"/>
          <w:shd w:val="clear" w:color="auto" w:fill="d3d3d3"/>
          <w:lang w:val="en-US"/>
        </w:rPr>
        <w:t xml:space="preserve">➚</w:t>
      </w:r>
      <w:r>
        <w:rPr>
          <w:rFonts w:cstheme="minorHAnsi"/>
          <w:color w:val="000000"/>
          <w:shd w:val="clear" w:color="auto" w:fill="d3d3d3"/>
          <w:lang w:val="en-US"/>
        </w:rPr>
        <w:t xml:space="preserve"> </w:t>
      </w:r>
      <w:bookmarkEnd w:id="8"/>
      <w:r/>
      <w:bookmarkEnd w:id="9"/>
      <w:r/>
      <w:bookmarkEnd w:id="10"/>
      <w:del w:id="4" w:author="MKoenig@dhi-paris.fr" w:date="2026-04-27T11:32:00Z">
        <w:r>
          <w:rPr>
            <w:rFonts w:cstheme="minorHAnsi"/>
            <w:b/>
            <w:bCs/>
            <w:color w:val="000000"/>
            <w:shd w:val="clear" w:color="auto" w:fill="d3d3d3"/>
            <w:lang w:val="en-US"/>
          </w:rPr>
          <w:delText xml:space="preserve"> </w:delText>
        </w:r>
      </w:del>
      <w:r>
        <w:rPr>
          <w:rFonts w:cstheme="minorHAnsi"/>
          <w:b/>
          <w:bCs/>
          <w:color w:val="000000"/>
          <w:shd w:val="clear" w:color="auto" w:fill="d3d3d3"/>
          <w:lang w:val="en-US"/>
        </w:rPr>
        <w:t xml:space="preserve">7. 4.</w:t>
      </w:r>
      <w:r>
        <w:rPr>
          <w:rFonts w:cstheme="minorHAnsi"/>
          <w:color w:val="000000"/>
          <w:shd w:val="clear" w:color="auto" w:fill="d3d3d3"/>
          <w:lang w:val="en-US"/>
        </w:rPr>
        <w:t xml:space="preserve">) </w:t>
      </w:r>
      <w:r>
        <w:rPr>
          <w:rFonts w:cstheme="minorHAnsi"/>
          <w:lang w:val="en-US"/>
        </w:rPr>
        <w:t xml:space="preserve">the list of editions used as examples in the different chapters of the handbook. </w:t>
      </w:r>
      <w:r>
        <w:rPr>
          <w:rFonts w:cstheme="minorHAnsi"/>
          <w:lang w:val="en-US"/>
        </w:rPr>
      </w:r>
      <w:r>
        <w:rPr>
          <w:rFonts w:cstheme="minorHAnsi"/>
          <w:lang w:val="en-US"/>
        </w:rPr>
      </w:r>
    </w:p>
    <w:p>
      <w:pPr>
        <w:pStyle w:val="825"/>
        <w:pBdr/>
        <w:spacing/>
        <w:ind/>
        <w:rPr>
          <w:rFonts w:asciiTheme="minorHAnsi" w:hAnsiTheme="minorHAnsi" w:cstheme="minorHAnsi"/>
        </w:rPr>
      </w:pPr>
      <w:r/>
      <w:bookmarkStart w:id="12" w:name="_Toc226995773"/>
      <w:r>
        <w:rPr>
          <w:rFonts w:asciiTheme="minorHAnsi" w:hAnsiTheme="minorHAnsi" w:cstheme="minorHAnsi"/>
        </w:rPr>
        <w:t xml:space="preserve">Resources</w:t>
      </w:r>
      <w:bookmarkEnd w:id="12"/>
      <w:r>
        <w:rPr>
          <w:rFonts w:asciiTheme="minorHAnsi" w:hAnsiTheme="minorHAnsi" w:cstheme="minorHAnsi"/>
        </w:rPr>
      </w:r>
      <w:r>
        <w:rPr>
          <w:rFonts w:asciiTheme="minorHAnsi" w:hAnsiTheme="minorHAnsi" w:cstheme="minorHAnsi"/>
        </w:rPr>
      </w:r>
    </w:p>
    <w:p>
      <w:pPr>
        <w:pStyle w:val="826"/>
        <w:pBdr/>
        <w:spacing/>
        <w:ind/>
        <w:rPr>
          <w:rFonts w:asciiTheme="minorHAnsi" w:hAnsiTheme="minorHAnsi" w:cstheme="minorHAnsi"/>
        </w:rPr>
      </w:pPr>
      <w:r/>
      <w:bookmarkStart w:id="13" w:name="_Toc226995774"/>
      <w:r>
        <w:rPr>
          <w:rFonts w:asciiTheme="minorHAnsi" w:hAnsiTheme="minorHAnsi" w:cstheme="minorHAnsi"/>
        </w:rPr>
        <w:t xml:space="preserve">Educational resources</w:t>
      </w:r>
      <w:bookmarkEnd w:id="13"/>
      <w:r>
        <w:rPr>
          <w:rFonts w:asciiTheme="minorHAnsi" w:hAnsiTheme="minorHAnsi" w:cstheme="minorHAnsi"/>
        </w:rPr>
      </w:r>
      <w:r>
        <w:rPr>
          <w:rFonts w:asciiTheme="minorHAnsi" w:hAnsiTheme="minorHAnsi" w:cstheme="minorHAnsi"/>
        </w:rPr>
      </w:r>
    </w:p>
    <w:p>
      <w:pPr>
        <w:pStyle w:val="976"/>
        <w:numPr>
          <w:ilvl w:val="0"/>
          <w:numId w:val="63"/>
        </w:numPr>
        <w:pBdr/>
        <w:spacing/>
        <w:ind/>
        <w:rPr>
          <w:rFonts w:cstheme="minorHAnsi"/>
          <w:lang w:val="en-US"/>
        </w:rPr>
      </w:pPr>
      <w:r>
        <w:rPr>
          <w:rFonts w:cstheme="minorHAnsi"/>
          <w:lang w:val="en-US"/>
        </w:rPr>
        <w:t xml:space="preserve">Automatic Text Recognition (ATR)-Tutorial: </w:t>
      </w:r>
      <w:r>
        <w:fldChar w:fldCharType="begin"/>
      </w:r>
      <w:r>
        <w:rPr>
          <w:lang w:val="en-US"/>
          <w:rPrChange w:id="5" w:author="Julie Giovacchini" w:date="2026-05-04T13:03:00Z">
            <w:rPr/>
          </w:rPrChange>
        </w:rPr>
        <w:instrText xml:space="preserve">HYPERLINK "https://www.adfontes.uzh.ch/tutorium/atr/atr-models" \o "https://www.adfontes.uzh.ch/tutorium/atr/atr-models"</w:instrText>
      </w:r>
      <w:r>
        <w:fldChar w:fldCharType="separate"/>
      </w:r>
      <w:r>
        <w:rPr>
          <w:rStyle w:val="974"/>
          <w:rFonts w:cstheme="minorHAnsi"/>
          <w:lang w:val="en-US"/>
        </w:rPr>
        <w:t xml:space="preserve">https://www.adfontes.uzh.ch/tutorium/atr/atr-models</w:t>
      </w:r>
      <w:r>
        <w:fldChar w:fldCharType="end"/>
      </w:r>
      <w:r>
        <w:rPr>
          <w:rFonts w:cstheme="minorHAnsi"/>
          <w:lang w:val="en-US"/>
        </w:rPr>
        <w:t xml:space="preserve"> (Dändliker, Lorenz; Bitterli Laura; Ströbel, Phillip: Ad fontes, Automated Text Recognition – Making (Handwritten) Documents Accessible, CC-BY, 2025.</w:t>
      </w:r>
      <w:r>
        <w:rPr>
          <w:rFonts w:cstheme="minorHAnsi"/>
          <w:lang w:val="en-US"/>
        </w:rPr>
      </w:r>
      <w:r>
        <w:rPr>
          <w:rFonts w:cstheme="minorHAnsi"/>
          <w:lang w:val="en-US"/>
        </w:rPr>
      </w:r>
    </w:p>
    <w:p>
      <w:pPr>
        <w:pStyle w:val="1025"/>
        <w:pBdr/>
        <w:spacing/>
        <w:ind/>
        <w:rPr>
          <w:rFonts w:cstheme="minorHAnsi"/>
        </w:rPr>
      </w:pPr>
      <w:r>
        <w:rPr>
          <w:rFonts w:cstheme="minorHAnsi"/>
        </w:rPr>
        <w:t xml:space="preserve">In this tutorial the functionality and operation of ATR is explained (chapter 4)</w:t>
      </w:r>
      <w:r>
        <w:rPr>
          <w:rFonts w:cstheme="minorHAnsi"/>
        </w:rPr>
      </w:r>
      <w:r>
        <w:rPr>
          <w:rFonts w:cstheme="minorHAnsi"/>
        </w:rPr>
      </w:r>
    </w:p>
    <w:p>
      <w:pPr>
        <w:pStyle w:val="976"/>
        <w:numPr>
          <w:ilvl w:val="0"/>
          <w:numId w:val="63"/>
        </w:numPr>
        <w:pBdr/>
        <w:spacing/>
        <w:ind/>
        <w:rPr>
          <w:rFonts w:cstheme="minorHAnsi"/>
          <w:lang w:val="en-US"/>
        </w:rPr>
      </w:pPr>
      <w:r>
        <w:rPr>
          <w:rFonts w:cstheme="minorHAnsi"/>
          <w:lang w:val="en-US"/>
        </w:rPr>
        <w:t xml:space="preserve">W3Schools XML Tutorial: </w:t>
      </w:r>
      <w:r>
        <w:fldChar w:fldCharType="begin"/>
      </w:r>
      <w:r>
        <w:rPr>
          <w:lang w:val="en-US"/>
          <w:rPrChange w:id="6" w:author="Julie Giovacchini" w:date="2026-05-04T13:03:00Z">
            <w:rPr/>
          </w:rPrChange>
        </w:rPr>
        <w:instrText xml:space="preserve">HYPERLINK "https://www.w3schools.com/xml/" \o "https://www.w3schools.com/xml/"</w:instrText>
      </w:r>
      <w:r>
        <w:fldChar w:fldCharType="separate"/>
      </w:r>
      <w:r>
        <w:rPr>
          <w:rStyle w:val="974"/>
          <w:rFonts w:cstheme="minorHAnsi"/>
          <w:lang w:val="en-US"/>
        </w:rPr>
        <w:t xml:space="preserve">https://www.w3schools.com/xml/</w:t>
      </w:r>
      <w:r>
        <w:fldChar w:fldCharType="end"/>
      </w:r>
      <w:r>
        <w:rPr>
          <w:rFonts w:cstheme="minorHAnsi"/>
          <w:lang w:val="en-US"/>
        </w:rPr>
      </w:r>
      <w:r>
        <w:rPr>
          <w:rFonts w:cstheme="minorHAnsi"/>
          <w:lang w:val="en-US"/>
        </w:rPr>
      </w:r>
    </w:p>
    <w:p>
      <w:pPr>
        <w:pStyle w:val="1025"/>
        <w:pBdr/>
        <w:spacing/>
        <w:ind/>
        <w:rPr>
          <w:rFonts w:cstheme="minorHAnsi"/>
        </w:rPr>
      </w:pPr>
      <w:r>
        <w:rPr>
          <w:rFonts w:cstheme="minorHAnsi"/>
        </w:rPr>
        <w:t xml:space="preserve">Helps you to learn how to write in XML (chapter 4)</w:t>
      </w:r>
      <w:r>
        <w:rPr>
          <w:rFonts w:cstheme="minorHAnsi"/>
        </w:rPr>
      </w:r>
      <w:r>
        <w:rPr>
          <w:rFonts w:cstheme="minorHAnsi"/>
        </w:rPr>
      </w:r>
    </w:p>
    <w:p>
      <w:pPr>
        <w:pStyle w:val="976"/>
        <w:numPr>
          <w:ilvl w:val="0"/>
          <w:numId w:val="63"/>
        </w:numPr>
        <w:pBdr/>
        <w:spacing/>
        <w:ind/>
        <w:rPr>
          <w:rFonts w:cstheme="minorHAnsi"/>
          <w:lang w:val="en-US"/>
        </w:rPr>
      </w:pPr>
      <w:r>
        <w:rPr>
          <w:rFonts w:cstheme="minorHAnsi"/>
          <w:lang w:val="en-US"/>
        </w:rPr>
        <w:t xml:space="preserve">Text Encoding Initiative (TEI) by Example: </w:t>
      </w:r>
      <w:r>
        <w:fldChar w:fldCharType="begin"/>
      </w:r>
      <w:r>
        <w:rPr>
          <w:lang w:val="en-US"/>
          <w:rPrChange w:id="7" w:author="Julie Giovacchini" w:date="2026-05-04T13:03:00Z">
            <w:rPr/>
          </w:rPrChange>
        </w:rPr>
        <w:instrText xml:space="preserve">HYPERLINK "https://www.teibyexample.org/exist/examples/" \o "https://www.teibyexample.org/exist/examples/"</w:instrText>
      </w:r>
      <w:r>
        <w:fldChar w:fldCharType="separate"/>
      </w:r>
      <w:r>
        <w:rPr>
          <w:rStyle w:val="974"/>
          <w:rFonts w:cstheme="minorHAnsi"/>
          <w:lang w:val="en-US"/>
        </w:rPr>
        <w:t xml:space="preserve">https://www.teibyexample.org/exist/examples/</w:t>
      </w:r>
      <w:r>
        <w:fldChar w:fldCharType="end"/>
      </w:r>
      <w:r>
        <w:rPr>
          <w:rFonts w:cstheme="minorHAnsi"/>
          <w:lang w:val="en-US"/>
        </w:rPr>
      </w:r>
      <w:r>
        <w:rPr>
          <w:rFonts w:cstheme="minorHAnsi"/>
          <w:lang w:val="en-US"/>
        </w:rPr>
      </w:r>
    </w:p>
    <w:p>
      <w:pPr>
        <w:pStyle w:val="1025"/>
        <w:pBdr/>
        <w:spacing/>
        <w:ind/>
        <w:rPr>
          <w:rFonts w:cstheme="minorHAnsi"/>
        </w:rPr>
      </w:pPr>
      <w:r>
        <w:rPr>
          <w:rFonts w:cstheme="minorHAnsi"/>
        </w:rPr>
        <w:t xml:space="preserve">Helps you to apply the basics of the TEI to simple use cases (chapter 4)</w:t>
      </w:r>
      <w:r>
        <w:rPr>
          <w:rFonts w:cstheme="minorHAnsi"/>
        </w:rPr>
      </w:r>
      <w:r>
        <w:rPr>
          <w:rFonts w:cstheme="minorHAnsi"/>
        </w:rPr>
      </w:r>
    </w:p>
    <w:p>
      <w:pPr>
        <w:pStyle w:val="976"/>
        <w:numPr>
          <w:ilvl w:val="0"/>
          <w:numId w:val="63"/>
        </w:numPr>
        <w:pBdr/>
        <w:spacing/>
        <w:ind/>
        <w:rPr>
          <w:rFonts w:cstheme="minorHAnsi"/>
          <w:lang w:val="fr-FR"/>
        </w:rPr>
      </w:pPr>
      <w:r>
        <w:rPr>
          <w:rFonts w:cstheme="minorHAnsi"/>
          <w:lang w:val="fr-FR"/>
        </w:rPr>
        <w:t xml:space="preserve">DARIAH-DE TEI Tutorial: </w:t>
      </w:r>
      <w:hyperlink r:id="rId14" w:tooltip="https://de.dariah.eu/en/tei-tutorial" w:history="1">
        <w:r>
          <w:rPr>
            <w:rStyle w:val="974"/>
            <w:rFonts w:cstheme="minorHAnsi"/>
            <w:lang w:val="fr-FR"/>
          </w:rPr>
          <w:t xml:space="preserve">https://de.dariah.eu/en/tei-tutorial</w:t>
        </w:r>
      </w:hyperlink>
      <w:r>
        <w:rPr>
          <w:rFonts w:cstheme="minorHAnsi"/>
          <w:lang w:val="fr-FR"/>
        </w:rPr>
      </w:r>
      <w:r>
        <w:rPr>
          <w:rFonts w:cstheme="minorHAnsi"/>
          <w:lang w:val="fr-FR"/>
        </w:rPr>
      </w:r>
    </w:p>
    <w:p>
      <w:pPr>
        <w:pStyle w:val="1025"/>
        <w:pBdr/>
        <w:spacing/>
        <w:ind/>
        <w:rPr>
          <w:rFonts w:cstheme="minorHAnsi"/>
        </w:rPr>
      </w:pPr>
      <w:r>
        <w:rPr>
          <w:rFonts w:cstheme="minorHAnsi"/>
        </w:rPr>
        <w:t xml:space="preserve">Helps you learn specifics part of the TEI with focus on primary sources (chapter 4)</w:t>
      </w:r>
      <w:r>
        <w:rPr>
          <w:rFonts w:cstheme="minorHAnsi"/>
        </w:rPr>
      </w:r>
      <w:r>
        <w:rPr>
          <w:rFonts w:cstheme="minorHAnsi"/>
        </w:rPr>
      </w:r>
    </w:p>
    <w:p>
      <w:pPr>
        <w:pStyle w:val="976"/>
        <w:numPr>
          <w:ilvl w:val="0"/>
          <w:numId w:val="64"/>
        </w:numPr>
        <w:pBdr/>
        <w:spacing/>
        <w:ind/>
        <w:rPr>
          <w:rFonts w:cstheme="minorHAnsi"/>
          <w:lang w:val="en-US"/>
        </w:rPr>
      </w:pPr>
      <w:r>
        <w:rPr>
          <w:rFonts w:cstheme="minorHAnsi"/>
          <w:lang w:val="en-US"/>
        </w:rPr>
        <w:t xml:space="preserve">#dariahTeach course “Digital Scholarly Editions: Manuscripts, Texts and TEI Encoding”: </w:t>
      </w:r>
      <w:r>
        <w:fldChar w:fldCharType="begin"/>
      </w:r>
      <w:r>
        <w:rPr>
          <w:lang w:val="en-US"/>
          <w:rPrChange w:id="8" w:author="Julie Giovacchini" w:date="2026-05-04T13:03:00Z">
            <w:rPr/>
          </w:rPrChange>
        </w:rPr>
        <w:instrText xml:space="preserve">HYPERLINK "https://teach.dariah.eu/course/view.php?id=32" \o "https://teach.dariah.eu/course/view.php?id=32"</w:instrText>
      </w:r>
      <w:r>
        <w:fldChar w:fldCharType="separate"/>
      </w:r>
      <w:r>
        <w:rPr>
          <w:rStyle w:val="974"/>
          <w:rFonts w:cstheme="minorHAnsi"/>
          <w:lang w:val="en-US"/>
        </w:rPr>
        <w:t xml:space="preserve">https://teach.dariah.eu/course/view.php?id=32</w:t>
      </w:r>
      <w:r>
        <w:fldChar w:fldCharType="end"/>
      </w:r>
      <w:r>
        <w:rPr>
          <w:rFonts w:cstheme="minorHAnsi"/>
          <w:lang w:val="en-US"/>
        </w:rPr>
      </w:r>
      <w:r>
        <w:rPr>
          <w:rFonts w:cstheme="minorHAnsi"/>
          <w:lang w:val="en-US"/>
        </w:rPr>
      </w:r>
    </w:p>
    <w:p>
      <w:pPr>
        <w:pStyle w:val="1025"/>
        <w:pBdr/>
        <w:spacing/>
        <w:ind/>
        <w:rPr>
          <w:rFonts w:cstheme="minorHAnsi"/>
        </w:rPr>
      </w:pPr>
      <w:r>
        <w:rPr>
          <w:rFonts w:cstheme="minorHAnsi"/>
        </w:rPr>
        <w:t xml:space="preserve">Helps you learn how to create critical editions with XML, the TEI, and XSLT (chapter 4)</w:t>
      </w:r>
      <w:r>
        <w:rPr>
          <w:rFonts w:cstheme="minorHAnsi"/>
        </w:rPr>
      </w:r>
      <w:r>
        <w:rPr>
          <w:rFonts w:cstheme="minorHAnsi"/>
        </w:rPr>
      </w:r>
    </w:p>
    <w:p>
      <w:pPr>
        <w:pStyle w:val="976"/>
        <w:numPr>
          <w:ilvl w:val="0"/>
          <w:numId w:val="64"/>
        </w:numPr>
        <w:pBdr/>
        <w:spacing/>
        <w:ind/>
        <w:rPr>
          <w:rFonts w:cstheme="minorHAnsi"/>
          <w:lang w:val="en-US"/>
        </w:rPr>
      </w:pPr>
      <w:r>
        <w:rPr>
          <w:rFonts w:cstheme="minorHAnsi"/>
          <w:lang w:val="en-US"/>
        </w:rPr>
        <w:t xml:space="preserve">TEIPublisher from scratch: </w:t>
      </w:r>
      <w:r>
        <w:fldChar w:fldCharType="begin"/>
      </w:r>
      <w:r>
        <w:rPr>
          <w:lang w:val="en-US"/>
          <w:rPrChange w:id="9" w:author="Julie Giovacchini" w:date="2026-05-04T13:03:00Z">
            <w:rPr/>
          </w:rPrChange>
        </w:rPr>
        <w:instrText xml:space="preserve">HYPERLINK "https://github.com/eeditiones/workshop/" \o "https://github.com/eeditiones/workshop/"</w:instrText>
      </w:r>
      <w:r>
        <w:fldChar w:fldCharType="separate"/>
      </w:r>
      <w:r>
        <w:rPr>
          <w:rStyle w:val="974"/>
          <w:rFonts w:cstheme="minorHAnsi"/>
          <w:lang w:val="en-US"/>
        </w:rPr>
        <w:t xml:space="preserve">https://github.com/eeditiones/workshop/</w:t>
      </w:r>
      <w:r>
        <w:fldChar w:fldCharType="end"/>
      </w:r>
      <w:r>
        <w:rPr>
          <w:rFonts w:cstheme="minorHAnsi"/>
          <w:lang w:val="en-US"/>
        </w:rPr>
        <w:t xml:space="preserve"> </w:t>
      </w:r>
      <w:r>
        <w:rPr>
          <w:rFonts w:cstheme="minorHAnsi"/>
          <w:lang w:val="en-US"/>
        </w:rPr>
      </w:r>
      <w:r>
        <w:rPr>
          <w:rFonts w:cstheme="minorHAnsi"/>
          <w:lang w:val="en-US"/>
        </w:rPr>
      </w:r>
    </w:p>
    <w:p>
      <w:pPr>
        <w:pStyle w:val="1025"/>
        <w:pBdr/>
        <w:spacing/>
        <w:ind/>
        <w:rPr>
          <w:rFonts w:cstheme="minorHAnsi"/>
        </w:rPr>
      </w:pPr>
      <w:r>
        <w:rPr>
          <w:rFonts w:cstheme="minorHAnsi"/>
        </w:rPr>
        <w:t xml:space="preserve">A repository containing learning materials about TEI Publisher and related </w:t>
      </w:r>
      <w:del w:id="10" w:author="MKoenig@dhi-paris.fr" w:date="2026-04-27T11:32:00Z">
        <w:r>
          <w:rPr>
            <w:rFonts w:cstheme="minorHAnsi"/>
          </w:rPr>
          <w:delText xml:space="preserve"> </w:delText>
        </w:r>
      </w:del>
      <w:r>
        <w:rPr>
          <w:rFonts w:cstheme="minorHAnsi"/>
        </w:rPr>
        <w:t xml:space="preserve">technologies (XPath and XQuery), where you can find data and assignments prepared for different events</w:t>
      </w:r>
      <w:r>
        <w:rPr>
          <w:rFonts w:cstheme="minorHAnsi"/>
        </w:rPr>
      </w:r>
      <w:r>
        <w:rPr>
          <w:rFonts w:cstheme="minorHAnsi"/>
        </w:rPr>
      </w:r>
    </w:p>
    <w:p>
      <w:pPr>
        <w:pStyle w:val="976"/>
        <w:numPr>
          <w:ilvl w:val="0"/>
          <w:numId w:val="64"/>
        </w:numPr>
        <w:pBdr/>
        <w:spacing/>
        <w:ind/>
        <w:rPr>
          <w:rFonts w:cstheme="minorHAnsi"/>
          <w:lang w:val="en-US"/>
        </w:rPr>
      </w:pPr>
      <w:r>
        <w:rPr>
          <w:rFonts w:cstheme="minorHAnsi"/>
          <w:lang w:val="en-US"/>
        </w:rPr>
        <w:t xml:space="preserve">Introduction to linked data (European commission-open data support): </w:t>
      </w:r>
      <w:r>
        <w:fldChar w:fldCharType="begin"/>
      </w:r>
      <w:r>
        <w:rPr>
          <w:lang w:val="en-US"/>
          <w:rPrChange w:id="11" w:author="Julie Giovacchini" w:date="2026-05-04T13:03:00Z">
            <w:rPr/>
          </w:rPrChange>
        </w:rPr>
        <w:instrText xml:space="preserve">HYPERLINK "https://data.europa.eu/sites/default/files/d2.1.2_training_module_1.2_introduction_to_linked_data_en_edp.pdf" \o "https://data.europa.eu/sites/default/files/d2.1.2_training_module_1.2_introduction_to_linked_data_en_edp.pdf"</w:instrText>
      </w:r>
      <w:r>
        <w:fldChar w:fldCharType="separate"/>
      </w:r>
      <w:r>
        <w:rPr>
          <w:rStyle w:val="974"/>
          <w:rFonts w:cstheme="minorHAnsi"/>
          <w:lang w:val="en-US"/>
        </w:rPr>
        <w:t xml:space="preserve">https://data.europa.eu/sites/default/files/d2.1.2_training_module_1.2_introduction_to_linked_data_en_edp.pdf</w:t>
      </w:r>
      <w:r>
        <w:fldChar w:fldCharType="end"/>
      </w:r>
      <w:r>
        <w:rPr>
          <w:rFonts w:cstheme="minorHAnsi"/>
          <w:lang w:val="en-US"/>
        </w:rPr>
        <w:t xml:space="preserve"> </w:t>
      </w:r>
      <w:r>
        <w:rPr>
          <w:rFonts w:cstheme="minorHAnsi"/>
          <w:lang w:val="en-US"/>
        </w:rPr>
      </w:r>
      <w:r>
        <w:rPr>
          <w:rFonts w:cstheme="minorHAnsi"/>
          <w:lang w:val="en-US"/>
        </w:rPr>
      </w:r>
    </w:p>
    <w:p>
      <w:pPr>
        <w:pStyle w:val="1025"/>
        <w:pBdr/>
        <w:spacing/>
        <w:ind/>
        <w:rPr>
          <w:rFonts w:cstheme="minorHAnsi"/>
        </w:rPr>
      </w:pPr>
      <w:r>
        <w:rPr>
          <w:rFonts w:cstheme="minorHAnsi"/>
        </w:rPr>
        <w:t xml:space="preserve">Helps you gain an understanding of linked data, open data, the difference between the two, how to publish linked data and the economic and social aspects of linked data</w:t>
      </w:r>
      <w:r>
        <w:rPr>
          <w:rFonts w:cstheme="minorHAnsi"/>
        </w:rPr>
      </w:r>
      <w:r>
        <w:rPr>
          <w:rFonts w:cstheme="minorHAnsi"/>
        </w:rPr>
      </w:r>
    </w:p>
    <w:p>
      <w:pPr>
        <w:pStyle w:val="976"/>
        <w:numPr>
          <w:ilvl w:val="0"/>
          <w:numId w:val="64"/>
        </w:numPr>
        <w:pBdr/>
        <w:spacing/>
        <w:ind/>
        <w:rPr>
          <w:rFonts w:cstheme="minorHAnsi"/>
          <w:lang w:val="en-US"/>
        </w:rPr>
      </w:pPr>
      <w:r>
        <w:rPr>
          <w:rFonts w:cstheme="minorHAnsi"/>
          <w:lang w:val="en-US"/>
        </w:rPr>
        <w:t xml:space="preserve">Leaf Writer Tutorial: </w:t>
      </w:r>
      <w:r>
        <w:fldChar w:fldCharType="begin"/>
      </w:r>
      <w:r>
        <w:rPr>
          <w:lang w:val="en-US"/>
          <w:rPrChange w:id="12" w:author="Julie Giovacchini" w:date="2026-05-04T13:03:00Z">
            <w:rPr/>
          </w:rPrChange>
        </w:rPr>
        <w:instrText xml:space="preserve">HYPERLINK "https://www.leaf-vre.org/docs/training/tutorials/leaf-writer-basics-tutorial" \o "https://www.leaf-vre.org/docs/training/tutorials/leaf-writer-basics-tutorial"</w:instrText>
      </w:r>
      <w:r>
        <w:fldChar w:fldCharType="separate"/>
      </w:r>
      <w:r>
        <w:rPr>
          <w:rStyle w:val="974"/>
          <w:rFonts w:cstheme="minorHAnsi"/>
          <w:lang w:val="en-US"/>
        </w:rPr>
        <w:t xml:space="preserve">https://www.leaf-vre.org/docs/training/tutorials/leaf-writer-basics-tutorial</w:t>
      </w:r>
      <w:r>
        <w:fldChar w:fldCharType="end"/>
      </w:r>
      <w:r>
        <w:rPr>
          <w:rFonts w:cstheme="minorHAnsi"/>
          <w:lang w:val="en-US"/>
        </w:rPr>
        <w:t xml:space="preserve"> or </w:t>
      </w:r>
      <w:r>
        <w:fldChar w:fldCharType="begin"/>
      </w:r>
      <w:r>
        <w:rPr>
          <w:lang w:val="en-US"/>
          <w:rPrChange w:id="13" w:author="Julie Giovacchini" w:date="2026-05-04T13:03:00Z">
            <w:rPr/>
          </w:rPrChange>
        </w:rPr>
        <w:instrText xml:space="preserve">HYPERLINK "https://leaf-writer.leaf-vre.org/" \o "https://leaf-writer.leaf-vre.org/"</w:instrText>
      </w:r>
      <w:r>
        <w:fldChar w:fldCharType="separate"/>
      </w:r>
      <w:r>
        <w:rPr>
          <w:rStyle w:val="974"/>
          <w:rFonts w:cstheme="minorHAnsi"/>
          <w:lang w:val="en-US"/>
        </w:rPr>
        <w:t xml:space="preserve">https://leaf-writer.leaf-vre.org/</w:t>
      </w:r>
      <w:r>
        <w:fldChar w:fldCharType="end"/>
      </w:r>
      <w:r>
        <w:rPr>
          <w:rFonts w:cstheme="minorHAnsi"/>
          <w:lang w:val="en-US"/>
        </w:rPr>
        <w:t xml:space="preserve"> </w:t>
      </w:r>
      <w:r>
        <w:rPr>
          <w:rFonts w:cstheme="minorHAnsi"/>
          <w:lang w:val="en-US"/>
        </w:rPr>
      </w:r>
      <w:r>
        <w:rPr>
          <w:rFonts w:cstheme="minorHAnsi"/>
          <w:lang w:val="en-US"/>
        </w:rPr>
      </w:r>
    </w:p>
    <w:p>
      <w:pPr>
        <w:pStyle w:val="1025"/>
        <w:pBdr/>
        <w:spacing/>
        <w:ind/>
        <w:rPr>
          <w:rFonts w:cstheme="minorHAnsi"/>
        </w:rPr>
      </w:pPr>
      <w:r>
        <w:rPr>
          <w:rFonts w:cstheme="minorHAnsi"/>
        </w:rPr>
        <w:t xml:space="preserve">Helps you learn how to create and edit TEI XML files on the open webservice Leaf Writer. Leaf Writer is a community project, created and maintained in Canada.</w:t>
      </w:r>
      <w:r>
        <w:rPr>
          <w:rFonts w:cstheme="minorHAnsi"/>
        </w:rPr>
      </w:r>
      <w:r>
        <w:rPr>
          <w:rFonts w:cstheme="minorHAnsi"/>
        </w:rPr>
      </w:r>
    </w:p>
    <w:p>
      <w:pPr>
        <w:pStyle w:val="976"/>
        <w:numPr>
          <w:ilvl w:val="0"/>
          <w:numId w:val="72"/>
        </w:numPr>
        <w:pBdr/>
        <w:spacing/>
        <w:ind/>
        <w:rPr>
          <w:rFonts w:cstheme="minorHAnsi"/>
          <w:lang w:val="en-US"/>
        </w:rPr>
      </w:pPr>
      <w:r>
        <w:rPr>
          <w:rFonts w:cstheme="minorHAnsi"/>
          <w:lang w:val="en-US"/>
        </w:rPr>
        <w:t xml:space="preserve">Programming Historian: </w:t>
      </w:r>
      <w:hyperlink r:id="rId15" w:tooltip="https://programminghistorian.org/en/lessons/" w:history="1">
        <w:r>
          <w:rPr>
            <w:rStyle w:val="974"/>
            <w:rFonts w:cstheme="minorHAnsi"/>
            <w:lang w:val="en-US"/>
          </w:rPr>
          <w:t xml:space="preserve">https://programminghistorian.org/en/lessons/</w:t>
        </w:r>
      </w:hyperlink>
      <w:r>
        <w:rPr>
          <w:rFonts w:cstheme="minorHAnsi"/>
          <w:lang w:val="en-US"/>
        </w:rPr>
        <w:t xml:space="preserve"> </w:t>
      </w:r>
      <w:r>
        <w:rPr>
          <w:rFonts w:cstheme="minorHAnsi"/>
          <w:lang w:val="en-US"/>
        </w:rPr>
      </w:r>
      <w:r>
        <w:rPr>
          <w:rFonts w:cstheme="minorHAnsi"/>
          <w:lang w:val="en-US"/>
        </w:rPr>
      </w:r>
    </w:p>
    <w:p>
      <w:pPr>
        <w:pStyle w:val="1025"/>
        <w:pBdr/>
        <w:spacing/>
        <w:ind/>
        <w:rPr>
          <w:rFonts w:cstheme="minorHAnsi"/>
        </w:rPr>
      </w:pPr>
      <w:r>
        <w:rPr>
          <w:rFonts w:cstheme="minorHAnsi"/>
        </w:rPr>
        <w:t xml:space="preserve">Tutorials about a lot of relevant topics in the Programming Historian website (some lessons are translated in French and Spanish).</w:t>
      </w:r>
      <w:r>
        <w:rPr>
          <w:rFonts w:cstheme="minorHAnsi"/>
        </w:rPr>
      </w:r>
      <w:r>
        <w:rPr>
          <w:rFonts w:cstheme="minorHAnsi"/>
        </w:rPr>
      </w:r>
    </w:p>
    <w:p>
      <w:pPr>
        <w:pStyle w:val="826"/>
        <w:pBdr/>
        <w:spacing/>
        <w:ind/>
        <w:rPr>
          <w:rFonts w:asciiTheme="minorHAnsi" w:hAnsiTheme="minorHAnsi" w:cstheme="minorHAnsi"/>
        </w:rPr>
      </w:pPr>
      <w:r/>
      <w:bookmarkStart w:id="23" w:name="_Toc226995775"/>
      <w:r>
        <w:rPr>
          <w:rFonts w:asciiTheme="minorHAnsi" w:hAnsiTheme="minorHAnsi" w:cstheme="minorHAnsi"/>
        </w:rPr>
        <w:t xml:space="preserve">Catalogues of DSEs</w:t>
      </w:r>
      <w:bookmarkEnd w:id="23"/>
      <w:r>
        <w:rPr>
          <w:rFonts w:asciiTheme="minorHAnsi" w:hAnsiTheme="minorHAnsi" w:cstheme="minorHAnsi"/>
        </w:rPr>
      </w:r>
      <w:r>
        <w:rPr>
          <w:rFonts w:asciiTheme="minorHAnsi" w:hAnsiTheme="minorHAnsi" w:cstheme="minorHAnsi"/>
        </w:rPr>
      </w:r>
    </w:p>
    <w:p>
      <w:pPr>
        <w:pStyle w:val="976"/>
        <w:numPr>
          <w:ilvl w:val="0"/>
          <w:numId w:val="66"/>
        </w:numPr>
        <w:pBdr/>
        <w:spacing/>
        <w:ind/>
        <w:rPr>
          <w:rFonts w:cstheme="minorHAnsi"/>
        </w:rPr>
      </w:pPr>
      <w:r>
        <w:rPr>
          <w:rFonts w:cstheme="minorHAnsi"/>
        </w:rPr>
        <w:t xml:space="preserve">AGATE. </w:t>
      </w:r>
      <w:hyperlink r:id="rId16" w:tooltip="https://agate.academy/" w:history="1">
        <w:r>
          <w:rPr>
            <w:rStyle w:val="974"/>
            <w:rFonts w:cstheme="minorHAnsi"/>
          </w:rPr>
          <w:t xml:space="preserve">https://agate.academy/</w:t>
        </w:r>
      </w:hyperlink>
      <w:r>
        <w:rPr>
          <w:rFonts w:cstheme="minorHAnsi"/>
        </w:rPr>
        <w:t xml:space="preserve">.</w:t>
      </w:r>
      <w:r>
        <w:rPr>
          <w:rFonts w:cstheme="minorHAnsi"/>
        </w:rPr>
      </w:r>
      <w:r>
        <w:rPr>
          <w:rFonts w:cstheme="minorHAnsi"/>
        </w:rPr>
      </w:r>
    </w:p>
    <w:p>
      <w:pPr>
        <w:pStyle w:val="1025"/>
        <w:pBdr/>
        <w:spacing/>
        <w:ind/>
        <w:rPr>
          <w:rFonts w:cstheme="minorHAnsi"/>
        </w:rPr>
      </w:pPr>
      <w:r>
        <w:rPr>
          <w:rFonts w:cstheme="minorHAnsi"/>
        </w:rPr>
        <w:t xml:space="preserve">Research information system of the German union of Academies acting as funding body for long term research projects, very often in form of Editions. Curated. Updated on a regular basis.</w:t>
      </w:r>
      <w:r>
        <w:rPr>
          <w:rFonts w:cstheme="minorHAnsi"/>
        </w:rPr>
      </w:r>
      <w:r>
        <w:rPr>
          <w:rFonts w:cstheme="minorHAnsi"/>
        </w:rPr>
      </w:r>
    </w:p>
    <w:p>
      <w:pPr>
        <w:pStyle w:val="976"/>
        <w:numPr>
          <w:ilvl w:val="0"/>
          <w:numId w:val="61"/>
        </w:numPr>
        <w:pBdr/>
        <w:spacing/>
        <w:ind/>
        <w:rPr>
          <w:rFonts w:cstheme="minorHAnsi"/>
          <w:lang w:val="fr-FR"/>
        </w:rPr>
      </w:pPr>
      <w:r>
        <w:rPr>
          <w:rFonts w:cstheme="minorHAnsi"/>
          <w:lang w:val="fr-FR"/>
        </w:rPr>
        <w:t xml:space="preserve">Peter Andorfer / Greta Franzini: Catalogue Digital Editions. 2025. </w:t>
      </w:r>
      <w:hyperlink r:id="rId17" w:tooltip="https://dig-ed-cat.acdh.oeaw.ac.at/" w:history="1">
        <w:r>
          <w:rPr>
            <w:rStyle w:val="974"/>
            <w:rFonts w:cstheme="minorHAnsi"/>
            <w:lang w:val="fr-FR"/>
          </w:rPr>
          <w:t xml:space="preserve">https://dig-ed-cat.acdh.oeaw.ac.at/</w:t>
        </w:r>
      </w:hyperlink>
      <w:r>
        <w:rPr>
          <w:rFonts w:cstheme="minorHAnsi"/>
          <w:lang w:val="fr-FR"/>
        </w:rPr>
        <w:t xml:space="preserve"> [CDE]</w:t>
      </w:r>
      <w:r>
        <w:rPr>
          <w:rFonts w:cstheme="minorHAnsi"/>
          <w:lang w:val="fr-FR"/>
        </w:rPr>
      </w:r>
      <w:r>
        <w:rPr>
          <w:rFonts w:cstheme="minorHAnsi"/>
          <w:lang w:val="fr-FR"/>
        </w:rPr>
      </w:r>
    </w:p>
    <w:p>
      <w:pPr>
        <w:pStyle w:val="1025"/>
        <w:pBdr/>
        <w:spacing/>
        <w:ind/>
        <w:rPr>
          <w:rFonts w:cstheme="minorHAnsi"/>
        </w:rPr>
      </w:pPr>
      <w:r>
        <w:rPr>
          <w:rFonts w:cstheme="minorHAnsi"/>
        </w:rPr>
        <w:t xml:space="preserve">The Catalogue was founded by Greta Franzini. States whether an edition is also present in the CDSE.</w:t>
      </w:r>
      <w:r>
        <w:rPr>
          <w:rFonts w:cstheme="minorHAnsi"/>
        </w:rPr>
      </w:r>
      <w:r>
        <w:rPr>
          <w:rFonts w:cstheme="minorHAnsi"/>
        </w:rPr>
      </w:r>
    </w:p>
    <w:p>
      <w:pPr>
        <w:pStyle w:val="976"/>
        <w:numPr>
          <w:ilvl w:val="0"/>
          <w:numId w:val="61"/>
        </w:numPr>
        <w:pBdr/>
        <w:spacing/>
        <w:ind/>
        <w:rPr>
          <w:rFonts w:cstheme="minorHAnsi"/>
        </w:rPr>
      </w:pPr>
      <w:r>
        <w:rPr>
          <w:rFonts w:cstheme="minorHAnsi"/>
          <w:lang w:val="en-US"/>
        </w:rPr>
        <w:t xml:space="preserve"> A catalog of Digital Scholarly Editions. Edited by Patrick Sahle et al. 2020ff. </w:t>
      </w:r>
      <w:r>
        <w:fldChar w:fldCharType="begin"/>
      </w:r>
      <w:r>
        <w:rPr>
          <w:lang w:val="en-US"/>
          <w:rPrChange w:id="14" w:author="Julie Giovacchini" w:date="2026-05-04T13:03:00Z">
            <w:rPr/>
          </w:rPrChange>
        </w:rPr>
        <w:instrText xml:space="preserve">HYPERLINK "https://www.digitale-edition.de/" \o "https://www.digitale-edition.de/"</w:instrText>
      </w:r>
      <w:r>
        <w:fldChar w:fldCharType="separate"/>
      </w:r>
      <w:r>
        <w:rPr>
          <w:rStyle w:val="974"/>
          <w:rFonts w:cstheme="minorHAnsi"/>
        </w:rPr>
        <w:t xml:space="preserve">https://www.digitale-edition.de/</w:t>
      </w:r>
      <w:r>
        <w:fldChar w:fldCharType="end"/>
      </w:r>
      <w:r>
        <w:rPr>
          <w:rFonts w:cstheme="minorHAnsi"/>
        </w:rPr>
        <w:t xml:space="preserve">. [CDSE]</w:t>
      </w:r>
      <w:r>
        <w:rPr>
          <w:rFonts w:cstheme="minorHAnsi"/>
        </w:rPr>
      </w:r>
      <w:r>
        <w:rPr>
          <w:rFonts w:cstheme="minorHAnsi"/>
        </w:rPr>
      </w:r>
    </w:p>
    <w:p>
      <w:pPr>
        <w:pStyle w:val="1025"/>
        <w:pBdr/>
        <w:spacing/>
        <w:ind/>
        <w:rPr>
          <w:rFonts w:cstheme="minorHAnsi"/>
        </w:rPr>
      </w:pPr>
      <w:r>
        <w:rPr>
          <w:rFonts w:cstheme="minorHAnsi"/>
        </w:rPr>
        <w:t xml:space="preserve">A catalog initiated by Patrick Sahle. First ever catalogue of digital editions dating back to the late 1990s. Curated. Updated on a regular basis.</w:t>
      </w:r>
      <w:r>
        <w:rPr>
          <w:rFonts w:cstheme="minorHAnsi"/>
        </w:rPr>
      </w:r>
      <w:r>
        <w:rPr>
          <w:rFonts w:cstheme="minorHAnsi"/>
        </w:rPr>
      </w:r>
    </w:p>
    <w:p>
      <w:pPr>
        <w:pStyle w:val="976"/>
        <w:numPr>
          <w:ilvl w:val="0"/>
          <w:numId w:val="61"/>
        </w:numPr>
        <w:pBdr/>
        <w:spacing/>
        <w:ind/>
        <w:rPr>
          <w:rFonts w:cstheme="minorHAnsi"/>
        </w:rPr>
      </w:pPr>
      <w:r>
        <w:rPr>
          <w:rFonts w:cstheme="minorHAnsi"/>
        </w:rPr>
        <w:t xml:space="preserve">Datenbank über Editionsprojekte in den Geschichtswissenschaften. 2014ff. </w:t>
      </w:r>
      <w:hyperlink r:id="rId18" w:tooltip="https://www.infoclio.ch/de/edition-projects" w:history="1">
        <w:r>
          <w:rPr>
            <w:rStyle w:val="974"/>
            <w:rFonts w:cstheme="minorHAnsi"/>
          </w:rPr>
          <w:t xml:space="preserve">https://www.infoclio.ch/de/edition-projects</w:t>
        </w:r>
      </w:hyperlink>
      <w:r>
        <w:rPr>
          <w:rFonts w:cstheme="minorHAnsi"/>
        </w:rPr>
      </w:r>
      <w:r>
        <w:rPr>
          <w:rFonts w:cstheme="minorHAnsi"/>
        </w:rPr>
      </w:r>
    </w:p>
    <w:p>
      <w:pPr>
        <w:pStyle w:val="1025"/>
        <w:pBdr/>
        <w:spacing/>
        <w:ind/>
        <w:rPr>
          <w:rFonts w:cstheme="minorHAnsi"/>
        </w:rPr>
      </w:pPr>
      <w:r>
        <w:rPr>
          <w:rFonts w:cstheme="minorHAnsi"/>
        </w:rPr>
        <w:t xml:space="preserve">Founded in 2014, regularly refreshed, this catalogue focusses on editorical projects created in Switzerland in the field of historical sciences. </w:t>
      </w:r>
      <w:r>
        <w:rPr>
          <w:rFonts w:cstheme="minorHAnsi"/>
        </w:rPr>
      </w:r>
      <w:r>
        <w:rPr>
          <w:rFonts w:cstheme="minorHAnsi"/>
        </w:rPr>
      </w:r>
    </w:p>
    <w:p>
      <w:pPr>
        <w:pStyle w:val="976"/>
        <w:numPr>
          <w:ilvl w:val="0"/>
          <w:numId w:val="61"/>
        </w:numPr>
        <w:pBdr/>
        <w:spacing/>
        <w:ind/>
        <w:rPr>
          <w:rFonts w:cstheme="minorHAnsi"/>
          <w:lang w:val="en-US"/>
        </w:rPr>
      </w:pPr>
      <w:r>
        <w:rPr>
          <w:rFonts w:cstheme="minorHAnsi"/>
          <w:lang w:val="en-US"/>
        </w:rPr>
        <w:t xml:space="preserve">The Text+ Registry. </w:t>
      </w:r>
      <w:r>
        <w:fldChar w:fldCharType="begin"/>
      </w:r>
      <w:r>
        <w:rPr>
          <w:lang w:val="en-US"/>
          <w:rPrChange w:id="15" w:author="Julie Giovacchini" w:date="2026-05-04T13:03:00Z">
            <w:rPr/>
          </w:rPrChange>
        </w:rPr>
        <w:instrText xml:space="preserve">HYPERLINK "https://registry.text-plus.org/edition/landing?lang=en" \o "https://registry.text-plus.org/edition/landing?lang=en"</w:instrText>
      </w:r>
      <w:r>
        <w:fldChar w:fldCharType="separate"/>
      </w:r>
      <w:r>
        <w:rPr>
          <w:rStyle w:val="974"/>
          <w:rFonts w:cstheme="minorHAnsi"/>
          <w:lang w:val="en-US"/>
        </w:rPr>
        <w:t xml:space="preserve">https://registry.text-plus.org/edition/landing?lang=en</w:t>
      </w:r>
      <w:r>
        <w:fldChar w:fldCharType="end"/>
      </w:r>
      <w:r>
        <w:rPr>
          <w:rFonts w:cstheme="minorHAnsi"/>
          <w:lang w:val="en-US"/>
        </w:rPr>
        <w:t xml:space="preserve">. </w:t>
      </w:r>
      <w:r>
        <w:rPr>
          <w:rFonts w:cstheme="minorHAnsi"/>
          <w:lang w:val="en-US"/>
        </w:rPr>
      </w:r>
      <w:r>
        <w:rPr>
          <w:rFonts w:cstheme="minorHAnsi"/>
          <w:lang w:val="en-US"/>
        </w:rPr>
      </w:r>
    </w:p>
    <w:p>
      <w:pPr>
        <w:pStyle w:val="1025"/>
        <w:pBdr/>
        <w:spacing/>
        <w:ind/>
        <w:rPr>
          <w:rFonts w:cstheme="minorHAnsi"/>
        </w:rPr>
      </w:pPr>
      <w:r>
        <w:rPr>
          <w:rFonts w:cstheme="minorHAnsi"/>
        </w:rPr>
        <w:t xml:space="preserve">An open meta-catalog for printed, h</w:t>
      </w:r>
      <w:r>
        <w:rPr>
          <w:rFonts w:cstheme="minorHAnsi"/>
        </w:rPr>
        <w:t xml:space="preserve">ybrid and born-digital editions. Imports catalogues (e.g. Sahle, Franzini &amp; AGATE, RSD), curates and harmonises metadata to rich resource descriptions of editions to improve interoperability and findability of editions. curated. Updated on a regular basis.</w:t>
      </w:r>
      <w:r>
        <w:rPr>
          <w:rFonts w:cstheme="minorHAnsi"/>
        </w:rPr>
      </w:r>
      <w:r>
        <w:rPr>
          <w:rFonts w:cstheme="minorHAnsi"/>
        </w:rPr>
      </w:r>
    </w:p>
    <w:p>
      <w:pPr>
        <w:pStyle w:val="976"/>
        <w:numPr>
          <w:ilvl w:val="0"/>
          <w:numId w:val="67"/>
        </w:numPr>
        <w:pBdr/>
        <w:spacing/>
        <w:ind/>
        <w:rPr>
          <w:rFonts w:cstheme="minorHAnsi"/>
          <w:lang w:val="en-US"/>
        </w:rPr>
      </w:pPr>
      <w:r>
        <w:rPr>
          <w:rFonts w:cstheme="minorHAnsi"/>
          <w:lang w:val="en-US"/>
        </w:rPr>
        <w:t xml:space="preserve">e-editiones Project Registry. </w:t>
      </w:r>
      <w:r>
        <w:fldChar w:fldCharType="begin"/>
      </w:r>
      <w:r>
        <w:rPr>
          <w:lang w:val="en-US"/>
          <w:rPrChange w:id="16" w:author="Julie Giovacchini" w:date="2026-05-04T13:03:00Z">
            <w:rPr/>
          </w:rPrChange>
        </w:rPr>
        <w:instrText xml:space="preserve">HYPERLINK "https://www.e-editiones.org/map/" \o "https://www.e-editiones.org/map/"</w:instrText>
      </w:r>
      <w:r>
        <w:fldChar w:fldCharType="separate"/>
      </w:r>
      <w:r>
        <w:rPr>
          <w:rStyle w:val="974"/>
          <w:rFonts w:cstheme="minorHAnsi"/>
          <w:lang w:val="en-US"/>
        </w:rPr>
        <w:t xml:space="preserve">https://www.e-editiones.org/map/</w:t>
      </w:r>
      <w:r>
        <w:fldChar w:fldCharType="end"/>
      </w:r>
      <w:r>
        <w:rPr>
          <w:rFonts w:cstheme="minorHAnsi"/>
          <w:lang w:val="en-US"/>
        </w:rPr>
      </w:r>
      <w:r>
        <w:rPr>
          <w:rFonts w:cstheme="minorHAnsi"/>
          <w:lang w:val="en-US"/>
        </w:rPr>
      </w:r>
    </w:p>
    <w:p>
      <w:pPr>
        <w:pStyle w:val="1025"/>
        <w:pBdr/>
        <w:spacing/>
        <w:ind/>
        <w:rPr>
          <w:rFonts w:cstheme="minorHAnsi"/>
        </w:rPr>
      </w:pPr>
      <w:r>
        <w:rPr>
          <w:rFonts w:cstheme="minorHAnsi"/>
        </w:rPr>
        <w:t xml:space="preserve">A map of the digital editions published with a TEI Publisher instance </w:t>
      </w:r>
      <w:r>
        <w:rPr>
          <w:rFonts w:cstheme="minorHAnsi"/>
        </w:rPr>
      </w:r>
      <w:r>
        <w:rPr>
          <w:rFonts w:cstheme="minorHAnsi"/>
        </w:rPr>
      </w:r>
    </w:p>
    <w:p>
      <w:pPr>
        <w:pStyle w:val="826"/>
        <w:pBdr/>
        <w:spacing/>
        <w:ind/>
        <w:rPr>
          <w:rFonts w:asciiTheme="minorHAnsi" w:hAnsiTheme="minorHAnsi" w:cstheme="minorHAnsi"/>
        </w:rPr>
      </w:pPr>
      <w:r/>
      <w:bookmarkStart w:id="27" w:name="_Toc226995776"/>
      <w:r>
        <w:rPr>
          <w:rFonts w:asciiTheme="minorHAnsi" w:hAnsiTheme="minorHAnsi" w:cstheme="minorHAnsi"/>
        </w:rPr>
        <w:t xml:space="preserve">Catalogues of Tools</w:t>
      </w:r>
      <w:bookmarkEnd w:id="27"/>
      <w:r>
        <w:rPr>
          <w:rFonts w:asciiTheme="minorHAnsi" w:hAnsiTheme="minorHAnsi" w:cstheme="minorHAnsi"/>
        </w:rPr>
      </w:r>
      <w:r>
        <w:rPr>
          <w:rFonts w:asciiTheme="minorHAnsi" w:hAnsiTheme="minorHAnsi" w:cstheme="minorHAnsi"/>
        </w:rPr>
      </w:r>
    </w:p>
    <w:p>
      <w:pPr>
        <w:pStyle w:val="976"/>
        <w:numPr>
          <w:ilvl w:val="0"/>
          <w:numId w:val="65"/>
        </w:numPr>
        <w:pBdr/>
        <w:spacing/>
        <w:ind/>
        <w:rPr>
          <w:rFonts w:cstheme="minorHAnsi"/>
        </w:rPr>
      </w:pPr>
      <w:r>
        <w:rPr>
          <w:rFonts w:cstheme="minorHAnsi"/>
          <w:lang w:val="en-US"/>
        </w:rPr>
        <w:t xml:space="preserve">Chiara Martignano. «DSETools (Catalogue of Software Tools for Digital Scholarly Editing)». </w:t>
      </w:r>
      <w:r>
        <w:rPr>
          <w:rFonts w:cstheme="minorHAnsi"/>
        </w:rPr>
        <w:t xml:space="preserve">Zenodo, 12 January 2026. </w:t>
      </w:r>
      <w:hyperlink r:id="rId19" w:tooltip="https://doi.org/10.5281/zenodo.18211572" w:history="1">
        <w:r>
          <w:rPr>
            <w:rFonts w:cstheme="minorHAnsi"/>
          </w:rPr>
          <w:t xml:space="preserve">https://doi.org/10.5281/zenodo.18211572</w:t>
        </w:r>
      </w:hyperlink>
      <w:r>
        <w:rPr>
          <w:rFonts w:cstheme="minorHAnsi"/>
        </w:rPr>
        <w:t xml:space="preserve">.</w:t>
      </w:r>
      <w:r>
        <w:rPr>
          <w:rFonts w:cstheme="minorHAnsi"/>
        </w:rPr>
      </w:r>
      <w:r>
        <w:rPr>
          <w:rFonts w:cstheme="minorHAnsi"/>
        </w:rPr>
      </w:r>
    </w:p>
    <w:p>
      <w:pPr>
        <w:pStyle w:val="1025"/>
        <w:pBdr/>
        <w:spacing/>
        <w:ind/>
        <w:rPr>
          <w:rFonts w:cstheme="minorHAnsi"/>
        </w:rPr>
      </w:pPr>
      <w:r>
        <w:rPr>
          <w:rFonts w:cstheme="minorHAnsi"/>
        </w:rPr>
        <w:t xml:space="preserve">A collection of tools for the various steps of digital philology with examples from existing digital editions (chapter 4)</w:t>
      </w:r>
      <w:r>
        <w:rPr>
          <w:rFonts w:cstheme="minorHAnsi"/>
        </w:rPr>
      </w:r>
      <w:r>
        <w:rPr>
          <w:rFonts w:cstheme="minorHAnsi"/>
        </w:rPr>
      </w:r>
    </w:p>
    <w:p>
      <w:pPr>
        <w:pStyle w:val="976"/>
        <w:numPr>
          <w:ilvl w:val="0"/>
          <w:numId w:val="65"/>
        </w:numPr>
        <w:pBdr/>
        <w:spacing/>
        <w:ind/>
        <w:rPr>
          <w:rFonts w:cstheme="minorHAnsi"/>
        </w:rPr>
      </w:pPr>
      <w:r>
        <w:rPr>
          <w:rFonts w:cstheme="minorHAnsi"/>
          <w:lang w:val="en-US"/>
        </w:rPr>
        <w:t xml:space="preserve">Research Software Directory (RSD) for Editions Tools. </w:t>
      </w:r>
      <w:r>
        <w:fldChar w:fldCharType="begin"/>
      </w:r>
      <w:r>
        <w:rPr>
          <w:lang w:val="en-US"/>
          <w:rPrChange w:id="17" w:author="Julie Giovacchini" w:date="2026-05-04T13:03:00Z">
            <w:rPr/>
          </w:rPrChange>
        </w:rPr>
        <w:instrText xml:space="preserve">HYPERLINK "https://research-software.cceh.uni-koeln.de/software." \o "https://research-software.cceh.uni-koeln.de/software."</w:instrText>
      </w:r>
      <w:r>
        <w:fldChar w:fldCharType="separate"/>
      </w:r>
      <w:r>
        <w:rPr>
          <w:rStyle w:val="974"/>
          <w:rFonts w:cstheme="minorHAnsi"/>
        </w:rPr>
        <w:t xml:space="preserve">https://research-software.cceh.uni-koeln.de/software.</w:t>
      </w:r>
      <w:r>
        <w:fldChar w:fldCharType="end"/>
      </w:r>
      <w:r>
        <w:rPr>
          <w:rFonts w:cstheme="minorHAnsi"/>
        </w:rPr>
        <w:t xml:space="preserve"> </w:t>
      </w:r>
      <w:r>
        <w:rPr>
          <w:rFonts w:cstheme="minorHAnsi"/>
        </w:rPr>
      </w:r>
      <w:r>
        <w:rPr>
          <w:rFonts w:cstheme="minorHAnsi"/>
        </w:rPr>
      </w:r>
    </w:p>
    <w:p>
      <w:pPr>
        <w:pStyle w:val="1025"/>
        <w:pBdr/>
        <w:spacing/>
        <w:ind/>
        <w:rPr>
          <w:rFonts w:cstheme="minorHAnsi"/>
        </w:rPr>
      </w:pPr>
      <w:r>
        <w:rPr>
          <w:rFonts w:cstheme="minorHAnsi"/>
        </w:rPr>
        <w:t xml:space="preserve">An instance of RSD to show tools and software useful for SDE. Connected to Text+ Registry. Curated. Updated on a regular basis.</w:t>
      </w:r>
      <w:r>
        <w:rPr>
          <w:rFonts w:cstheme="minorHAnsi"/>
        </w:rPr>
      </w:r>
      <w:r>
        <w:rPr>
          <w:rFonts w:cstheme="minorHAnsi"/>
        </w:rPr>
      </w:r>
    </w:p>
    <w:p>
      <w:pPr>
        <w:pStyle w:val="976"/>
        <w:numPr>
          <w:ilvl w:val="0"/>
          <w:numId w:val="65"/>
        </w:numPr>
        <w:pBdr/>
        <w:spacing/>
        <w:ind/>
        <w:rPr>
          <w:rFonts w:cstheme="minorHAnsi"/>
        </w:rPr>
      </w:pPr>
      <w:r>
        <w:rPr>
          <w:rFonts w:cstheme="minorHAnsi"/>
          <w:lang w:val="en-US"/>
        </w:rPr>
        <w:t xml:space="preserve">Center for digital editions and edition analytics, University of Zürich. </w:t>
      </w:r>
      <w:r>
        <w:fldChar w:fldCharType="begin"/>
      </w:r>
      <w:r>
        <w:rPr>
          <w:lang w:val="en-US"/>
          <w:rPrChange w:id="18" w:author="Julie Giovacchini" w:date="2026-05-04T13:03:00Z">
            <w:rPr/>
          </w:rPrChange>
        </w:rPr>
        <w:instrText xml:space="preserve">HYPERLINK "https://www.zde.uzh.ch/en/analytics.html" \o "https://www.zde.uzh.ch/en/analytics.html"</w:instrText>
      </w:r>
      <w:r>
        <w:fldChar w:fldCharType="separate"/>
      </w:r>
      <w:r>
        <w:rPr>
          <w:rStyle w:val="974"/>
          <w:rFonts w:cstheme="minorHAnsi"/>
        </w:rPr>
        <w:t xml:space="preserve">https://www.zde.uzh.ch/en/analytics.html</w:t>
      </w:r>
      <w:r>
        <w:fldChar w:fldCharType="end"/>
      </w:r>
      <w:r>
        <w:rPr>
          <w:rFonts w:cstheme="minorHAnsi"/>
        </w:rPr>
      </w:r>
      <w:r>
        <w:rPr>
          <w:rFonts w:cstheme="minorHAnsi"/>
        </w:rPr>
      </w:r>
    </w:p>
    <w:p>
      <w:pPr>
        <w:pStyle w:val="1025"/>
        <w:pBdr/>
        <w:spacing/>
        <w:ind/>
        <w:rPr>
          <w:rFonts w:cstheme="minorHAnsi"/>
        </w:rPr>
      </w:pPr>
      <w:r>
        <w:rPr>
          <w:rFonts w:cstheme="minorHAnsi"/>
        </w:rPr>
        <w:t xml:space="preserve">On this page you will find an overview of selected tools and infrastructures used for the analysis and visualization of text phenomena or for the standardization of data </w:t>
      </w:r>
      <w:r>
        <w:rPr>
          <w:rFonts w:cstheme="minorHAnsi"/>
        </w:rPr>
      </w:r>
      <w:r>
        <w:rPr>
          <w:rFonts w:cstheme="minorHAnsi"/>
        </w:rPr>
      </w:r>
    </w:p>
    <w:p>
      <w:pPr>
        <w:pStyle w:val="976"/>
        <w:numPr>
          <w:ilvl w:val="0"/>
          <w:numId w:val="68"/>
        </w:numPr>
        <w:pBdr/>
        <w:spacing/>
        <w:ind/>
        <w:rPr>
          <w:rFonts w:cstheme="minorHAnsi"/>
          <w:lang w:val="en-US"/>
        </w:rPr>
      </w:pPr>
      <w:r>
        <w:rPr>
          <w:rFonts w:cstheme="minorHAnsi"/>
          <w:lang w:val="en-US"/>
        </w:rPr>
        <w:t xml:space="preserve">Pandore Toolbox. </w:t>
      </w:r>
      <w:r>
        <w:fldChar w:fldCharType="begin"/>
      </w:r>
      <w:r>
        <w:rPr>
          <w:lang w:val="en-US"/>
          <w:rPrChange w:id="19" w:author="Julie Giovacchini" w:date="2026-05-04T13:03:00Z">
            <w:rPr/>
          </w:rPrChange>
        </w:rPr>
        <w:instrText xml:space="preserve">HYPERLINK "https://obtic-gpu1.mesu.sorbonne-universite.fr/pandore/" \o "https://obtic-gpu1.mesu.sorbonne-universite.fr/pandore/"</w:instrText>
      </w:r>
      <w:r>
        <w:fldChar w:fldCharType="separate"/>
      </w:r>
      <w:r>
        <w:rPr>
          <w:rStyle w:val="974"/>
          <w:rFonts w:cstheme="minorHAnsi"/>
          <w:lang w:val="en-US"/>
        </w:rPr>
        <w:t xml:space="preserve">https://obtic-gpu1.mesu.sorbonne-universite.fr/pandore/</w:t>
      </w:r>
      <w:r>
        <w:fldChar w:fldCharType="end"/>
      </w:r>
      <w:r>
        <w:rPr>
          <w:rFonts w:cstheme="minorHAnsi"/>
          <w:lang w:val="en-US"/>
        </w:rPr>
        <w:t xml:space="preserve"> </w:t>
      </w:r>
      <w:r>
        <w:rPr>
          <w:rFonts w:cstheme="minorHAnsi"/>
          <w:lang w:val="en-US"/>
        </w:rPr>
      </w:r>
      <w:r>
        <w:rPr>
          <w:rFonts w:cstheme="minorHAnsi"/>
          <w:lang w:val="en-US"/>
        </w:rPr>
      </w:r>
    </w:p>
    <w:p>
      <w:pPr>
        <w:pStyle w:val="1025"/>
        <w:pBdr/>
        <w:spacing/>
        <w:ind/>
        <w:rPr>
          <w:rFonts w:cstheme="minorHAnsi"/>
        </w:rPr>
      </w:pPr>
      <w:r>
        <w:rPr>
          <w:rFonts w:cstheme="minorHAnsi"/>
        </w:rPr>
        <w:t xml:space="preserve">Set of modules for automatically performing the most common corpus processing tasks for digital humanities research; processing chains for automating a range of tasks are also available.</w:t>
      </w:r>
      <w:r>
        <w:rPr>
          <w:rFonts w:cstheme="minorHAnsi"/>
        </w:rPr>
      </w:r>
      <w:r>
        <w:rPr>
          <w:rFonts w:cstheme="minorHAnsi"/>
        </w:rPr>
      </w:r>
    </w:p>
    <w:p>
      <w:pPr>
        <w:pStyle w:val="976"/>
        <w:numPr>
          <w:ilvl w:val="0"/>
          <w:numId w:val="69"/>
        </w:numPr>
        <w:pBdr/>
        <w:spacing/>
        <w:ind/>
        <w:rPr>
          <w:rFonts w:cstheme="minorHAnsi"/>
        </w:rPr>
      </w:pPr>
      <w:r>
        <w:rPr>
          <w:rFonts w:cstheme="minorHAnsi"/>
        </w:rPr>
        <w:t xml:space="preserve">Fragmentary Texts, Monica Berti. </w:t>
      </w:r>
      <w:hyperlink r:id="rId20" w:tooltip="https://www.fragmentarytexts.org/about/" w:history="1">
        <w:r>
          <w:rPr>
            <w:rStyle w:val="974"/>
            <w:rFonts w:cstheme="minorHAnsi"/>
          </w:rPr>
          <w:t xml:space="preserve">https://www.fragmentarytexts.org/about/</w:t>
        </w:r>
      </w:hyperlink>
      <w:r>
        <w:rPr>
          <w:rFonts w:cstheme="minorHAnsi"/>
        </w:rPr>
        <w:t xml:space="preserve"> </w:t>
      </w:r>
      <w:r>
        <w:rPr>
          <w:rFonts w:cstheme="minorHAnsi"/>
        </w:rPr>
      </w:r>
      <w:r>
        <w:rPr>
          <w:rFonts w:cstheme="minorHAnsi"/>
        </w:rPr>
      </w:r>
    </w:p>
    <w:p>
      <w:pPr>
        <w:pStyle w:val="1025"/>
        <w:pBdr/>
        <w:spacing/>
        <w:ind/>
        <w:rPr>
          <w:rFonts w:cstheme="minorHAnsi"/>
        </w:rPr>
      </w:pPr>
      <w:r>
        <w:rPr>
          <w:rFonts w:cstheme="minorHAnsi"/>
        </w:rPr>
        <w:t xml:space="preserve">“Methodologies and tools for collecting and representing quotations and text </w:t>
      </w:r>
      <w:del w:id="20" w:author="josef-peter.jeschke@bibliothek.uni-halle.de" w:date="2026-04-29T10:36:00Z">
        <w:r>
          <w:rPr>
            <w:rFonts w:cstheme="minorHAnsi"/>
          </w:rPr>
          <w:delText xml:space="preserve">re-us</w:delText>
        </w:r>
      </w:del>
      <w:ins w:id="21" w:author="josef-peter.jeschke@bibliothek.uni-halle.de" w:date="2026-04-29T10:36:00Z">
        <w:r>
          <w:rPr>
            <w:rFonts w:cstheme="minorHAnsi"/>
          </w:rPr>
          <w:t xml:space="preserve">reus</w:t>
        </w:r>
      </w:ins>
      <w:r>
        <w:rPr>
          <w:rFonts w:cstheme="minorHAnsi"/>
        </w:rPr>
        <w:t xml:space="preserve">es of Classical sources.”</w:t>
      </w:r>
      <w:r>
        <w:rPr>
          <w:rFonts w:cstheme="minorHAnsi"/>
        </w:rPr>
      </w:r>
      <w:r>
        <w:rPr>
          <w:rFonts w:cstheme="minorHAnsi"/>
        </w:rPr>
      </w:r>
    </w:p>
    <w:p>
      <w:pPr>
        <w:pBdr/>
        <w:spacing/>
        <w:ind w:firstLine="708"/>
        <w:rPr>
          <w:rFonts w:eastAsia="Times New Roman" w:cstheme="minorHAnsi"/>
          <w:lang w:val="en-US"/>
        </w:rPr>
      </w:pPr>
      <w:r>
        <w:rPr>
          <w:rFonts w:eastAsia="Times New Roman" w:cstheme="minorHAnsi"/>
          <w:color w:val="000000"/>
          <w:lang w:val="en-US"/>
        </w:rPr>
        <w:t xml:space="preserve">– Several DSE working environments have been designed within the Pôle Document </w:t>
      </w:r>
      <w:r>
        <w:rPr>
          <w:rFonts w:eastAsia="Times New Roman" w:cstheme="minorHAnsi"/>
          <w:color w:val="000000"/>
          <w:lang w:val="en-US"/>
        </w:rPr>
        <w:tab/>
        <w:t xml:space="preserve">numérique (MRSH Caen) to work with the XML editor</w:t>
      </w:r>
      <w:r>
        <w:rPr>
          <w:rFonts w:cstheme="minorHAnsi"/>
          <w:lang w:val="en-US"/>
          <w14:ligatures w14:val="none"/>
        </w:rPr>
        <w:t xml:space="preserve"> : </w:t>
      </w:r>
      <w:r>
        <w:fldChar w:fldCharType="begin"/>
      </w:r>
      <w:r>
        <w:rPr>
          <w:lang w:val="en-US"/>
          <w:rPrChange w:id="22" w:author="Julie Giovacchini" w:date="2026-05-04T13:03:00Z">
            <w:rPr/>
          </w:rPrChange>
        </w:rPr>
        <w:instrText xml:space="preserve">HYPERLINK "https://mrsh.unicaen.fr/pluridisciplinaire/pole-document-numerique/outils/" \o "https://mrsh.unicaen.fr/pluridisciplinaire/pole-document-numerique/outils/"</w:instrText>
      </w:r>
      <w:r>
        <w:fldChar w:fldCharType="separate"/>
      </w:r>
      <w:r>
        <w:rPr>
          <w:rStyle w:val="974"/>
          <w:rFonts w:eastAsia="Times New Roman" w:cstheme="minorHAnsi"/>
          <w:lang w:val="en-US"/>
        </w:rPr>
        <w:tab/>
        <w:t xml:space="preserve">https://mrsh.unicaen.fr/pluridisciplinaire/pole-document-numerique/outils/</w:t>
      </w:r>
      <w:r>
        <w:fldChar w:fldCharType="end"/>
      </w:r>
      <w:r>
        <w:rPr>
          <w:rFonts w:eastAsia="Times New Roman" w:cstheme="minorHAnsi"/>
          <w:lang w:val="en-US"/>
        </w:rPr>
      </w:r>
      <w:r>
        <w:rPr>
          <w:rFonts w:eastAsia="Times New Roman" w:cstheme="minorHAnsi"/>
          <w:lang w:val="en-US"/>
        </w:rPr>
      </w:r>
    </w:p>
    <w:p>
      <w:pPr>
        <w:pStyle w:val="1025"/>
        <w:pBdr/>
        <w:spacing/>
        <w:ind/>
        <w:rPr>
          <w:rFonts w:cstheme="minorHAnsi"/>
        </w:rPr>
      </w:pPr>
      <w:r>
        <w:rPr>
          <w:rFonts w:cstheme="minorHAnsi"/>
        </w:rPr>
        <w:t xml:space="preserve">“Methodologies and tools for research tools or catalogues for describing librairies collections in XML EAD and for describing textual objects of DSE in XML TEI .”</w:t>
      </w:r>
      <w:r>
        <w:rPr>
          <w:rFonts w:cstheme="minorHAnsi"/>
        </w:rPr>
      </w:r>
      <w:r>
        <w:rPr>
          <w:rFonts w:cstheme="minorHAnsi"/>
        </w:rPr>
      </w:r>
    </w:p>
    <w:p>
      <w:pPr>
        <w:pBdr/>
        <w:spacing/>
        <w:ind/>
        <w:rPr>
          <w:rFonts w:eastAsia="Times New Roman" w:cstheme="minorHAnsi"/>
          <w:color w:val="000000"/>
          <w:lang w:val="en-US"/>
        </w:rPr>
      </w:pPr>
      <w:r>
        <w:rPr>
          <w:rFonts w:eastAsia="Times New Roman" w:cstheme="minorHAnsi"/>
          <w:color w:val="000000"/>
          <w:lang w:val="en-US"/>
        </w:rPr>
      </w:r>
      <w:r>
        <w:rPr>
          <w:rFonts w:eastAsia="Times New Roman" w:cstheme="minorHAnsi"/>
          <w:color w:val="000000"/>
          <w:lang w:val="en-US"/>
        </w:rPr>
      </w:r>
      <w:r>
        <w:rPr>
          <w:rFonts w:eastAsia="Times New Roman" w:cstheme="minorHAnsi"/>
          <w:color w:val="000000"/>
          <w:lang w:val="en-US"/>
        </w:rPr>
      </w:r>
    </w:p>
    <w:p>
      <w:pPr>
        <w:pStyle w:val="825"/>
        <w:pBdr/>
        <w:spacing/>
        <w:ind/>
        <w:rPr>
          <w:rFonts w:asciiTheme="minorHAnsi" w:hAnsiTheme="minorHAnsi" w:cstheme="minorHAnsi"/>
        </w:rPr>
      </w:pPr>
      <w:r/>
      <w:bookmarkStart w:id="34" w:name="_Toc226995777"/>
      <w:r>
        <w:rPr>
          <w:rFonts w:asciiTheme="minorHAnsi" w:hAnsiTheme="minorHAnsi" w:cstheme="minorHAnsi"/>
        </w:rPr>
        <w:t xml:space="preserve">Further Information for degree programs and infrastructures</w:t>
      </w:r>
      <w:bookmarkEnd w:id="34"/>
      <w:r>
        <w:rPr>
          <w:rFonts w:asciiTheme="minorHAnsi" w:hAnsiTheme="minorHAnsi" w:cstheme="minorHAnsi"/>
        </w:rPr>
      </w:r>
      <w:r>
        <w:rPr>
          <w:rFonts w:asciiTheme="minorHAnsi" w:hAnsiTheme="minorHAnsi" w:cstheme="minorHAnsi"/>
        </w:rPr>
      </w:r>
    </w:p>
    <w:p>
      <w:pPr>
        <w:pStyle w:val="826"/>
        <w:pBdr/>
        <w:spacing/>
        <w:ind/>
        <w:rPr>
          <w:rFonts w:asciiTheme="minorHAnsi" w:hAnsiTheme="minorHAnsi" w:cstheme="minorHAnsi"/>
        </w:rPr>
      </w:pPr>
      <w:r/>
      <w:bookmarkStart w:id="35" w:name="_Toc226995778"/>
      <w:r>
        <w:rPr>
          <w:rFonts w:asciiTheme="minorHAnsi" w:hAnsiTheme="minorHAnsi" w:cstheme="minorHAnsi"/>
        </w:rPr>
        <w:t xml:space="preserve">Degree programs: Edition philology/science</w:t>
      </w:r>
      <w:bookmarkEnd w:id="35"/>
      <w:r>
        <w:rPr>
          <w:rFonts w:asciiTheme="minorHAnsi" w:hAnsiTheme="minorHAnsi" w:cstheme="minorHAnsi"/>
        </w:rPr>
      </w:r>
      <w:r>
        <w:rPr>
          <w:rFonts w:asciiTheme="minorHAnsi" w:hAnsiTheme="minorHAnsi" w:cstheme="minorHAnsi"/>
        </w:rPr>
      </w:r>
    </w:p>
    <w:p>
      <w:pPr>
        <w:pStyle w:val="976"/>
        <w:numPr>
          <w:ilvl w:val="0"/>
          <w:numId w:val="62"/>
        </w:numPr>
        <w:pBdr/>
        <w:spacing w:after="0"/>
        <w:ind/>
        <w:rPr>
          <w:rFonts w:cstheme="minorHAnsi"/>
          <w:lang w:val="en-US"/>
        </w:rPr>
      </w:pPr>
      <w:r>
        <w:rPr>
          <w:rFonts w:cstheme="minorHAnsi"/>
          <w:lang w:val="en-US"/>
        </w:rPr>
        <w:t xml:space="preserve">Bern University: Degree program: Editionsphilologie: </w:t>
      </w:r>
      <w:r>
        <w:fldChar w:fldCharType="begin"/>
      </w:r>
      <w:r>
        <w:rPr>
          <w:lang w:val="en-US"/>
          <w:rPrChange w:id="23" w:author="Julie Giovacchini" w:date="2026-05-04T13:03:00Z">
            <w:rPr/>
          </w:rPrChange>
        </w:rPr>
        <w:instrText xml:space="preserve">HYPERLINK "https://www.philhist.unibe.ch/studium/studienprogramme/master_editionsphilologie/index_ger.html" \o "https://www.philhist.unibe.ch/studium/studienprogramme/master_editionsphilologie/index_ger.html"</w:instrText>
      </w:r>
      <w:r>
        <w:fldChar w:fldCharType="separate"/>
      </w:r>
      <w:r>
        <w:rPr>
          <w:rStyle w:val="974"/>
          <w:rFonts w:cstheme="minorHAnsi"/>
          <w:lang w:val="en-US"/>
        </w:rPr>
        <w:t xml:space="preserve">https://www.philhist.unibe.ch/studium/studienprogramme/master_editionsphilologie/index_ger.html</w:t>
      </w:r>
      <w:r>
        <w:fldChar w:fldCharType="end"/>
      </w:r>
      <w:r>
        <w:rPr>
          <w:rFonts w:cstheme="minorHAnsi"/>
          <w:lang w:val="en-US"/>
        </w:rPr>
      </w:r>
      <w:r>
        <w:rPr>
          <w:rFonts w:cstheme="minorHAnsi"/>
          <w:lang w:val="en-US"/>
        </w:rPr>
      </w:r>
    </w:p>
    <w:p>
      <w:pPr>
        <w:pStyle w:val="976"/>
        <w:numPr>
          <w:ilvl w:val="0"/>
          <w:numId w:val="62"/>
        </w:numPr>
        <w:pBdr/>
        <w:spacing/>
        <w:ind/>
        <w:contextualSpacing w:val="false"/>
        <w:rPr>
          <w:rFonts w:cstheme="minorHAnsi"/>
        </w:rPr>
      </w:pPr>
      <w:r>
        <w:rPr>
          <w:rFonts w:cstheme="minorHAnsi"/>
        </w:rPr>
        <w:t xml:space="preserve">Wuppertal University: Degree program: Dokument- und Editionswissenschaft: </w:t>
      </w:r>
      <w:hyperlink r:id="rId21" w:tooltip="https://edw.uni-wuppertal.de/de/startseite/" w:history="1">
        <w:r>
          <w:rPr>
            <w:rStyle w:val="974"/>
            <w:rFonts w:cstheme="minorHAnsi"/>
          </w:rPr>
          <w:t xml:space="preserve">https://edw.uni-wuppertal.de/de/startseite/</w:t>
        </w:r>
      </w:hyperlink>
      <w:r>
        <w:rPr>
          <w:rFonts w:cstheme="minorHAnsi"/>
        </w:rPr>
        <w:t xml:space="preserve"> </w:t>
      </w:r>
      <w:r>
        <w:rPr>
          <w:rFonts w:cstheme="minorHAnsi"/>
        </w:rPr>
      </w:r>
      <w:r>
        <w:rPr>
          <w:rFonts w:cstheme="minorHAnsi"/>
        </w:rPr>
      </w:r>
    </w:p>
    <w:p>
      <w:pPr>
        <w:pStyle w:val="826"/>
        <w:pBdr/>
        <w:spacing/>
        <w:ind/>
        <w:rPr>
          <w:rFonts w:asciiTheme="minorHAnsi" w:hAnsiTheme="minorHAnsi" w:cstheme="minorHAnsi"/>
        </w:rPr>
      </w:pPr>
      <w:r/>
      <w:bookmarkStart w:id="37" w:name="_Toc226995779"/>
      <w:r>
        <w:rPr>
          <w:rFonts w:asciiTheme="minorHAnsi" w:hAnsiTheme="minorHAnsi" w:cstheme="minorHAnsi"/>
        </w:rPr>
        <w:t xml:space="preserve">Infrastructures</w:t>
      </w:r>
      <w:bookmarkEnd w:id="37"/>
      <w:r>
        <w:rPr>
          <w:rFonts w:asciiTheme="minorHAnsi" w:hAnsiTheme="minorHAnsi" w:cstheme="minorHAnsi"/>
        </w:rPr>
        <w:t xml:space="preserve"> </w:t>
      </w:r>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Depending on the country where you work, infrastructures are available</w:t>
      </w:r>
      <w:r>
        <w:rPr>
          <w:rFonts w:cstheme="minorHAnsi"/>
          <w:b/>
          <w:bCs/>
          <w:lang w:val="en-US"/>
        </w:rPr>
        <w:t xml:space="preserve"> at different levels </w:t>
      </w:r>
      <w:r>
        <w:rPr>
          <w:rFonts w:cstheme="minorHAnsi"/>
          <w:lang w:val="en-US"/>
        </w:rPr>
        <w:t xml:space="preserve">to support your work. France is known to be centralised a</w:t>
      </w:r>
      <w:r>
        <w:rPr>
          <w:rFonts w:cstheme="minorHAnsi"/>
          <w:lang w:val="en-US"/>
        </w:rPr>
        <w:t xml:space="preserve">nd provides national infrastructures with regional liaisons, while Germany is only starting to build cross-discipline and cross-regional infrastructures and has long been offering mainly support at institutional level, for instance. Additionally, the Europ</w:t>
      </w:r>
      <w:r>
        <w:rPr>
          <w:rFonts w:cstheme="minorHAnsi"/>
          <w:lang w:val="en-US"/>
        </w:rPr>
        <w:t xml:space="preserve">ean Union is striving to leverage EU-wide common repositories like European Open Science Cloud (EOSC) and encourages community-building in the context of so-called ERICs (European Research Infrastructure Consortium) like DARIAH, organized in regional hubs.</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There is </w:t>
      </w:r>
      <w:r>
        <w:rPr>
          <w:rFonts w:cstheme="minorHAnsi"/>
          <w:b/>
          <w:bCs/>
          <w:lang w:val="en-US"/>
        </w:rPr>
        <w:t xml:space="preserve">no simple answer</w:t>
      </w:r>
      <w:r>
        <w:rPr>
          <w:rFonts w:cstheme="minorHAnsi"/>
          <w:lang w:val="en-US"/>
        </w:rPr>
        <w:t xml:space="preserve"> to the question of the relevant infrastructure that would apply universally for all DSE projects and for all phases of </w:t>
      </w:r>
      <w:r>
        <w:rPr>
          <w:rFonts w:cstheme="minorHAnsi"/>
          <w:lang w:val="en-US"/>
        </w:rPr>
        <w:t xml:space="preserve">a DSE projects. But there is certainly around you someone who has the information that will help you take informed decisions. These professionals usually are: librarian, data stewards, in France also research engineers. Ask for these contacts at your insti</w:t>
      </w:r>
      <w:r>
        <w:rPr>
          <w:rFonts w:cstheme="minorHAnsi"/>
          <w:lang w:val="en-US"/>
        </w:rPr>
        <w:t xml:space="preserve">tution to get a better understanding of the infrastructures that can best support a DSE in the conception phase (developers team, librarians for access to archives and sources, storage of data), in its use phase (perhaps other developers, engineers, infras</w:t>
      </w:r>
      <w:r>
        <w:rPr>
          <w:rFonts w:cstheme="minorHAnsi"/>
          <w:lang w:val="en-US"/>
        </w:rPr>
        <w:t xml:space="preserve">tructure for publishing data/publisher), and in the long run, especially in case funding runs out at some point (big infrastructures for long-term storage and archiving, but also developers for maintenance and implementations of new versions for software).</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The list below offers a non exhaustive list of infrastructures, functioning at the date of the present version of the handbook, which may give you support (free or at a cost) in data storage, hosting, data management, support or training:</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[Table made by ChatGPT, being checked and updated by a tired human - please feel free to update]</w:t>
      </w:r>
      <w:r>
        <w:rPr>
          <w:rFonts w:cstheme="minorHAnsi"/>
          <w:lang w:val="en-US"/>
        </w:rPr>
      </w:r>
      <w:r>
        <w:rPr>
          <w:rFonts w:cstheme="minorHAnsi"/>
          <w:lang w:val="en-US"/>
        </w:rPr>
      </w:r>
    </w:p>
    <w:tbl>
      <w:tblPr>
        <w:tblW w:w="9759" w:type="dxa"/>
        <w:tblBorders/>
        <w:tblLayout w:type="fixed"/>
        <w:tblCellMar>
          <w:left w:w="15" w:type="dxa"/>
          <w:top w:w="15" w:type="dxa"/>
          <w:right w:w="15" w:type="dxa"/>
          <w:bottom w:w="15" w:type="dxa"/>
        </w:tblCellMar>
        <w:tblLook w:val="04A0" w:firstRow="1" w:lastRow="0" w:firstColumn="1" w:lastColumn="0" w:noHBand="0" w:noVBand="1"/>
      </w:tblPr>
      <w:tblGrid>
        <w:gridCol w:w="2955"/>
        <w:gridCol w:w="2693"/>
        <w:gridCol w:w="1277"/>
        <w:gridCol w:w="2834"/>
      </w:tblGrid>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jc w:val="center"/>
              <w:rPr>
                <w:rFonts w:cstheme="minorHAnsi"/>
              </w:rPr>
            </w:pPr>
            <w:r>
              <w:rPr>
                <w:rFonts w:eastAsia="Liberation Sans" w:cstheme="minorHAnsi"/>
                <w:b/>
                <w:color w:val="000000"/>
                <w:szCs w:val="22"/>
                <w:lang w:val="en-US"/>
              </w:rPr>
              <w:t xml:space="preserve">Infrastructure</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jc w:val="center"/>
              <w:rPr>
                <w:rFonts w:cstheme="minorHAnsi"/>
              </w:rPr>
            </w:pPr>
            <w:r>
              <w:rPr>
                <w:rFonts w:eastAsia="Liberation Sans" w:cstheme="minorHAnsi"/>
                <w:b/>
                <w:color w:val="000000"/>
                <w:szCs w:val="22"/>
                <w:lang w:val="en-US"/>
              </w:rPr>
              <w:t xml:space="preserve">Link</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jc w:val="center"/>
              <w:rPr>
                <w:rFonts w:cstheme="minorHAnsi"/>
              </w:rPr>
            </w:pPr>
            <w:r>
              <w:rPr>
                <w:rFonts w:eastAsia="Liberation Sans" w:cstheme="minorHAnsi"/>
                <w:b/>
                <w:color w:val="000000"/>
                <w:szCs w:val="22"/>
                <w:lang w:val="en-US"/>
              </w:rPr>
              <w:t xml:space="preserve">Country / Scope</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jc w:val="center"/>
              <w:rPr>
                <w:rFonts w:cstheme="minorHAnsi"/>
              </w:rPr>
            </w:pPr>
            <w:r>
              <w:rPr>
                <w:rFonts w:eastAsia="Liberation Sans" w:cstheme="minorHAnsi"/>
                <w:b/>
                <w:color w:val="000000"/>
                <w:szCs w:val="22"/>
                <w:lang w:val="en-US"/>
              </w:rPr>
              <w:t xml:space="preserve">Keywords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rPr>
            </w:pPr>
            <w:r>
              <w:rPr>
                <w:rFonts w:eastAsia="Liberation Sans" w:cstheme="minorHAnsi"/>
                <w:color w:val="000000"/>
                <w:szCs w:val="22"/>
                <w:lang w:val="en-US"/>
              </w:rPr>
              <w:t xml:space="preserve">OPERAS Research Infrastructure</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cstheme="minorHAnsi"/>
              </w:rPr>
            </w:pPr>
            <w:r>
              <w:rPr>
                <w:rFonts w:eastAsia="Liberation Sans" w:cstheme="minorHAnsi"/>
                <w:color w:val="000000"/>
                <w:szCs w:val="22"/>
                <w:lang w:val="en-US"/>
              </w:rPr>
              <w:t xml:space="preserve">https://operas-eu.org</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Europe (ERIC)</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Scholarly communication, open access publishing, humanities infrastructure</w:t>
            </w:r>
            <w:r>
              <w:rPr>
                <w:rFonts w:cstheme="minorHAnsi"/>
                <w:lang w:val="en-US"/>
              </w:rPr>
            </w:r>
            <w:r>
              <w:rPr>
                <w:rFonts w:cstheme="minorHAnsi"/>
                <w:lang w:val="en-US"/>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rPr>
            </w:pPr>
            <w:r>
              <w:rPr>
                <w:rFonts w:eastAsia="Liberation Sans" w:cstheme="minorHAnsi"/>
                <w:color w:val="000000"/>
                <w:szCs w:val="22"/>
                <w:lang w:val="en-US"/>
              </w:rPr>
              <w:t xml:space="preserve">Zenodo (CERN repository)</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eastAsia="Liberation Sans" w:cstheme="minorHAnsi"/>
              </w:rPr>
            </w:pPr>
            <w:r>
              <w:rPr>
                <w:rFonts w:eastAsia="Liberation Sans" w:cstheme="minorHAnsi"/>
                <w:color w:val="000000"/>
                <w:szCs w:val="22"/>
                <w:lang w:val="en-US"/>
              </w:rPr>
              <w:t xml:space="preserve">https://zenodo.org</w:t>
            </w:r>
            <w:r>
              <w:rPr>
                <w:rFonts w:eastAsia="Liberation Sans" w:cstheme="minorHAnsi"/>
              </w:rPr>
            </w:r>
            <w:r>
              <w:rPr>
                <w:rFonts w:eastAsia="Liberation Sans" w:cstheme="minorHAnsi"/>
              </w:rPr>
            </w:r>
          </w:p>
          <w:p>
            <w:pPr>
              <w:pBdr/>
              <w:spacing/>
              <w:ind/>
              <w:rPr>
                <w:rFonts w:eastAsia="Arial" w:cstheme="minorHAnsi"/>
              </w:rPr>
            </w:pPr>
            <w:r>
              <w:rPr>
                <w:rFonts w:eastAsia="Arial" w:cstheme="minorHAnsi"/>
              </w:rPr>
            </w:r>
            <w:r>
              <w:rPr>
                <w:rFonts w:eastAsia="Arial" w:cstheme="minorHAnsi"/>
              </w:rPr>
            </w:r>
            <w:r>
              <w:rPr>
                <w:rFonts w:eastAsia="Arial"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Europe / Switzerland</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Research data repository, DOI assignment, long-term storage</w:t>
            </w:r>
            <w:r>
              <w:rPr>
                <w:rFonts w:cstheme="minorHAnsi"/>
                <w:lang w:val="en-US"/>
              </w:rPr>
            </w:r>
            <w:r>
              <w:rPr>
                <w:rFonts w:cstheme="minorHAnsi"/>
                <w:lang w:val="en-US"/>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rPr>
            </w:pPr>
            <w:r>
              <w:rPr>
                <w:rFonts w:eastAsia="Liberation Sans" w:cstheme="minorHAnsi"/>
                <w:color w:val="000000"/>
                <w:szCs w:val="22"/>
                <w:lang w:val="en-US"/>
              </w:rPr>
              <w:t xml:space="preserve">Huma-Num</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eastAsia="Liberation Sans" w:cstheme="minorHAnsi"/>
              </w:rPr>
            </w:pPr>
            <w:r>
              <w:rPr>
                <w:rFonts w:cstheme="minorHAnsi"/>
                <w:sz w:val="22"/>
                <w:szCs w:val="22"/>
              </w:rPr>
              <w:t xml:space="preserve">https://documentation.huma-num.fr/</w:t>
            </w:r>
            <w:r>
              <w:rPr>
                <w:rFonts w:eastAsia="Liberation Sans" w:cstheme="minorHAnsi"/>
              </w:rPr>
            </w:r>
            <w:r>
              <w:rPr>
                <w:rFonts w:eastAsia="Liberation Sans"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France</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rPr>
            </w:pPr>
            <w:r>
              <w:rPr>
                <w:rFonts w:eastAsia="Liberation Sans" w:cstheme="minorHAnsi"/>
                <w:color w:val="000000"/>
                <w:szCs w:val="22"/>
                <w:lang w:val="en-US"/>
              </w:rPr>
              <w:t xml:space="preserve">Digital humanities infrastructure, hosting, data management</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rPr>
            </w:pPr>
            <w:r>
              <w:rPr>
                <w:rFonts w:eastAsia="Liberation Sans" w:cstheme="minorHAnsi"/>
                <w:color w:val="000000"/>
                <w:szCs w:val="22"/>
                <w:lang w:val="en-US"/>
              </w:rPr>
              <w:t xml:space="preserve">Nakala (Huma-Num repository)</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cstheme="minorHAnsi"/>
              </w:rPr>
            </w:pPr>
            <w:r>
              <w:rPr>
                <w:rFonts w:eastAsia="Liberation Sans" w:cstheme="minorHAnsi"/>
                <w:color w:val="000000"/>
                <w:szCs w:val="22"/>
                <w:lang w:val="en-US"/>
              </w:rPr>
              <w:t xml:space="preserve">https://nakala.fr</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France</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Research data repository, persistent identifiers, datasets</w:t>
            </w:r>
            <w:r>
              <w:rPr>
                <w:rFonts w:cstheme="minorHAnsi"/>
                <w:lang w:val="en-US"/>
              </w:rPr>
            </w:r>
            <w:r>
              <w:rPr>
                <w:rFonts w:cstheme="minorHAnsi"/>
                <w:lang w:val="en-US"/>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rPr>
            </w:pPr>
            <w:r>
              <w:rPr>
                <w:rFonts w:eastAsia="Liberation Sans" w:cstheme="minorHAnsi"/>
                <w:color w:val="000000"/>
                <w:szCs w:val="22"/>
                <w:lang w:val="en-US"/>
              </w:rPr>
              <w:t xml:space="preserve">Biblissima+</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cstheme="minorHAnsi"/>
              </w:rPr>
            </w:pPr>
            <w:r>
              <w:rPr>
                <w:rFonts w:eastAsia="Liberation Sans" w:cstheme="minorHAnsi"/>
                <w:color w:val="000000"/>
                <w:szCs w:val="22"/>
                <w:lang w:val="en-US"/>
              </w:rPr>
              <w:t xml:space="preserve">https://www.biblissima.fr</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France</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rPr>
            </w:pPr>
            <w:r>
              <w:rPr>
                <w:rFonts w:eastAsia="Liberation Sans" w:cstheme="minorHAnsi"/>
                <w:color w:val="000000"/>
                <w:szCs w:val="22"/>
                <w:rPrChange w:id="24" w:author="Julie Giovacchini" w:date="2026-05-04T13:03:00Z">
                  <w:rPr>
                    <w:rFonts w:eastAsia="Liberation Sans" w:cstheme="minorHAnsi"/>
                    <w:color w:val="000000"/>
                    <w:szCs w:val="22"/>
                    <w:lang w:val="en-US"/>
                  </w:rPr>
                </w:rPrChange>
              </w:rPr>
              <w:t xml:space="preserve">Manuscript data infrastructure, medieval sources, digital editions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Text+ Task-Area Scholarly Editions (NFDI consortium)</w:t>
            </w:r>
            <w:r>
              <w:rPr>
                <w:rFonts w:cstheme="minorHAnsi"/>
                <w:lang w:val="en-US"/>
              </w:rPr>
            </w:r>
            <w:r>
              <w:rPr>
                <w:rFonts w:cstheme="minorHAnsi"/>
                <w:lang w:val="en-US"/>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cstheme="minorHAnsi"/>
                <w:lang w:val="en-US"/>
              </w:rPr>
            </w:pPr>
            <w:r>
              <w:fldChar w:fldCharType="begin"/>
            </w:r>
            <w:r>
              <w:rPr>
                <w:lang w:val="en-US"/>
                <w:rPrChange w:id="25" w:author="Julie Giovacchini" w:date="2026-05-04T13:03:00Z">
                  <w:rPr/>
                </w:rPrChange>
              </w:rPr>
              <w:instrText xml:space="preserve">HYPERLINK "https://text-plus.org/ueber-uns/arbeitsbereiche/editionen/" \o "https://text-plus.org/ueber-uns/arbeitsbereiche/editionen/"</w:instrText>
            </w:r>
            <w:r>
              <w:fldChar w:fldCharType="separate"/>
            </w:r>
            <w:r>
              <w:rPr>
                <w:rStyle w:val="974"/>
                <w:rFonts w:eastAsia="Liberation Sans" w:cstheme="minorHAnsi"/>
                <w:szCs w:val="22"/>
                <w:lang w:val="en-US"/>
              </w:rPr>
              <w:t xml:space="preserve">https://text-plus.org/ueber-uns/arbeitsbereiche/editionen/</w:t>
            </w:r>
            <w:r>
              <w:fldChar w:fldCharType="end"/>
            </w:r>
            <w:r>
              <w:rPr>
                <w:rFonts w:eastAsia="Liberation Sans" w:cstheme="minorHAnsi"/>
                <w:color w:val="000000"/>
                <w:szCs w:val="22"/>
                <w:lang w:val="en-US"/>
              </w:rPr>
              <w:t xml:space="preserve"> </w:t>
            </w:r>
            <w:r>
              <w:rPr>
                <w:rFonts w:cstheme="minorHAnsi"/>
                <w:lang w:val="en-US"/>
              </w:rPr>
            </w:r>
            <w:r>
              <w:rPr>
                <w:rFonts w:cstheme="minorHAnsi"/>
                <w:lang w:val="en-US"/>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Germany</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rPr>
            </w:pPr>
            <w:r>
              <w:rPr>
                <w:rFonts w:eastAsia="Liberation Sans" w:cstheme="minorHAnsi"/>
                <w:color w:val="000000"/>
                <w:szCs w:val="22"/>
                <w:lang w:val="en-US"/>
              </w:rPr>
              <w:t xml:space="preserve">Consulting, Digital Editions, Catalogue</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ACDH-CH (Austrian Centre for Digital Humanities and Cultural Heritage)</w:t>
            </w:r>
            <w:r>
              <w:rPr>
                <w:rFonts w:cstheme="minorHAnsi"/>
                <w:lang w:val="en-US"/>
              </w:rPr>
            </w:r>
            <w:r>
              <w:rPr>
                <w:rFonts w:cstheme="minorHAnsi"/>
                <w:lang w:val="en-US"/>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eastAsia="Arial" w:cstheme="minorHAnsi"/>
                <w:lang w:val="en-US"/>
              </w:rPr>
            </w:pPr>
            <w:r>
              <w:rPr>
                <w:rFonts w:eastAsia="Arial" w:cstheme="minorHAnsi"/>
                <w:sz w:val="22"/>
                <w:szCs w:val="22"/>
                <w:lang w:val="en-US"/>
              </w:rPr>
              <w:t xml:space="preserve">https://www.oeaw.ac.at/acdh/what-we-offer</w:t>
            </w:r>
            <w:r>
              <w:rPr>
                <w:rFonts w:eastAsia="Arial" w:cstheme="minorHAnsi"/>
                <w:lang w:val="en-US"/>
              </w:rPr>
            </w:r>
            <w:r>
              <w:rPr>
                <w:rFonts w:eastAsia="Arial" w:cstheme="minorHAnsi"/>
                <w:lang w:val="en-US"/>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Austria</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Digital humanities infrastructure, hosting, tools, editions</w:t>
            </w:r>
            <w:r>
              <w:rPr>
                <w:rFonts w:cstheme="minorHAnsi"/>
                <w:lang w:val="en-US"/>
              </w:rPr>
            </w:r>
            <w:r>
              <w:rPr>
                <w:rFonts w:cstheme="minorHAnsi"/>
                <w:lang w:val="en-US"/>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DaSCH (Swiss National Data and Service Center for the Humanities)</w:t>
            </w:r>
            <w:r>
              <w:rPr>
                <w:rFonts w:cstheme="minorHAnsi"/>
                <w:lang w:val="en-US"/>
              </w:rPr>
            </w:r>
            <w:r>
              <w:rPr>
                <w:rFonts w:cstheme="minorHAnsi"/>
                <w:lang w:val="en-US"/>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eastAsia="Arial" w:cstheme="minorHAnsi"/>
              </w:rPr>
            </w:pPr>
            <w:r>
              <w:rPr>
                <w:rFonts w:eastAsia="Arial" w:cstheme="minorHAnsi"/>
                <w:sz w:val="22"/>
                <w:szCs w:val="22"/>
                <w:lang w:val="en-US"/>
              </w:rPr>
              <w:t xml:space="preserve">https://dasch.swiss/services</w:t>
            </w:r>
            <w:r>
              <w:rPr>
                <w:rFonts w:eastAsia="Arial" w:cstheme="minorHAnsi"/>
              </w:rPr>
            </w:r>
            <w:r>
              <w:rPr>
                <w:rFonts w:eastAsia="Arial"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Switzerland</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Digital humanities infrastructure, long-term preservation, linked data</w:t>
            </w:r>
            <w:r>
              <w:rPr>
                <w:rFonts w:cstheme="minorHAnsi"/>
                <w:lang w:val="en-US"/>
              </w:rPr>
            </w:r>
            <w:r>
              <w:rPr>
                <w:rFonts w:cstheme="minorHAnsi"/>
                <w:lang w:val="en-US"/>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rPr>
            </w:pPr>
            <w:r>
              <w:rPr>
                <w:rFonts w:eastAsia="Liberation Sans" w:cstheme="minorHAnsi"/>
                <w:color w:val="000000"/>
                <w:szCs w:val="22"/>
                <w:lang w:val="en-US"/>
              </w:rPr>
              <w:t xml:space="preserve">Europeana</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cstheme="minorHAnsi"/>
              </w:rPr>
            </w:pPr>
            <w:r>
              <w:rPr>
                <w:rFonts w:eastAsia="Liberation Sans" w:cstheme="minorHAnsi"/>
                <w:color w:val="000000"/>
                <w:szCs w:val="22"/>
                <w:lang w:val="en-US"/>
              </w:rPr>
              <w:t xml:space="preserve">https://www.europeana.eu</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Europe</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Cultural heritage aggregation, training, promotion</w:t>
            </w:r>
            <w:r>
              <w:rPr>
                <w:rFonts w:cstheme="minorHAnsi"/>
                <w:lang w:val="en-US"/>
              </w:rPr>
            </w:r>
            <w:r>
              <w:rPr>
                <w:rFonts w:cstheme="minorHAnsi"/>
                <w:lang w:val="en-US"/>
              </w:rPr>
            </w:r>
          </w:p>
        </w:tc>
      </w:tr>
      <w:tr>
        <w:trPr/>
        <w:tc>
          <w:tcPr>
            <w:tcBorders>
              <w:top w:val="none" w:color="000000" w:sz="4" w:space="0"/>
              <w:left w:val="none" w:color="000000" w:sz="4" w:space="0"/>
              <w:bottom w:val="none" w:color="000000" w:sz="4" w:space="0"/>
              <w:right w:val="none" w:color="000000" w:sz="4" w:space="0"/>
            </w:tcBorders>
            <w:tcW w:w="2954" w:type="dxa"/>
            <w:vAlign w:val="center"/>
            <w:textDirection w:val="lrTb"/>
            <w:noWrap w:val="false"/>
          </w:tcPr>
          <w:p>
            <w:pPr>
              <w:pBdr/>
              <w:spacing/>
              <w:ind/>
              <w:rPr>
                <w:rFonts w:cstheme="minorHAnsi"/>
              </w:rPr>
            </w:pPr>
            <w:r>
              <w:rPr>
                <w:rFonts w:eastAsia="Liberation Sans" w:cstheme="minorHAnsi"/>
                <w:color w:val="000000"/>
                <w:szCs w:val="22"/>
                <w:lang w:val="en-US"/>
              </w:rPr>
              <w:t xml:space="preserve">Pelagios / Recogito</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693" w:type="dxa"/>
            <w:vAlign w:val="center"/>
            <w:textDirection w:val="lrTb"/>
            <w:noWrap w:val="false"/>
          </w:tcPr>
          <w:p>
            <w:pPr>
              <w:pBdr/>
              <w:spacing/>
              <w:ind/>
              <w:rPr>
                <w:rFonts w:cstheme="minorHAnsi"/>
              </w:rPr>
            </w:pPr>
            <w:r>
              <w:rPr>
                <w:rFonts w:eastAsia="Liberation Sans" w:cstheme="minorHAnsi"/>
                <w:color w:val="000000"/>
                <w:szCs w:val="22"/>
                <w:lang w:val="en-US"/>
              </w:rPr>
              <w:t xml:space="preserve">https://recogito.pelagios.org</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1277" w:type="dxa"/>
            <w:vAlign w:val="center"/>
            <w:textDirection w:val="lrTb"/>
            <w:noWrap w:val="false"/>
          </w:tcPr>
          <w:p>
            <w:pPr>
              <w:pBdr/>
              <w:spacing/>
              <w:ind/>
              <w:rPr>
                <w:rFonts w:cstheme="minorHAnsi"/>
              </w:rPr>
            </w:pPr>
            <w:r>
              <w:rPr>
                <w:rFonts w:eastAsia="Liberation Sans" w:cstheme="minorHAnsi"/>
                <w:color w:val="000000"/>
                <w:szCs w:val="22"/>
                <w:lang w:val="en-US"/>
              </w:rPr>
              <w:t xml:space="preserve">Europe / International</w:t>
            </w:r>
            <w:r>
              <w:rPr>
                <w:rFonts w:cstheme="minorHAnsi"/>
              </w:rPr>
            </w:r>
            <w:r>
              <w:rPr>
                <w:rFonts w:cstheme="minorHAnsi"/>
              </w:rPr>
            </w:r>
          </w:p>
        </w:tc>
        <w:tc>
          <w:tcPr>
            <w:tcBorders>
              <w:top w:val="none" w:color="000000" w:sz="4" w:space="0"/>
              <w:left w:val="none" w:color="000000" w:sz="4" w:space="0"/>
              <w:bottom w:val="none" w:color="000000" w:sz="4" w:space="0"/>
              <w:right w:val="none" w:color="000000" w:sz="4" w:space="0"/>
            </w:tcBorders>
            <w:tcW w:w="2834" w:type="dxa"/>
            <w:vAlign w:val="center"/>
            <w:textDirection w:val="lrTb"/>
            <w:noWrap w:val="false"/>
          </w:tcPr>
          <w:p>
            <w:pPr>
              <w:pBdr/>
              <w:spacing/>
              <w:ind/>
              <w:rPr>
                <w:rFonts w:cstheme="minorHAnsi"/>
                <w:lang w:val="en-US"/>
              </w:rPr>
            </w:pPr>
            <w:r>
              <w:rPr>
                <w:rFonts w:eastAsia="Liberation Sans" w:cstheme="minorHAnsi"/>
                <w:color w:val="000000"/>
                <w:szCs w:val="22"/>
                <w:lang w:val="en-US"/>
              </w:rPr>
              <w:t xml:space="preserve">Annotation tools, linked open data, historical places</w:t>
            </w:r>
            <w:r>
              <w:rPr>
                <w:rFonts w:cstheme="minorHAnsi"/>
                <w:lang w:val="en-US"/>
              </w:rPr>
            </w:r>
            <w:r>
              <w:rPr>
                <w:rFonts w:cstheme="minorHAnsi"/>
                <w:lang w:val="en-US"/>
              </w:rPr>
            </w:r>
          </w:p>
        </w:tc>
      </w:tr>
    </w:tbl>
    <w:p>
      <w:pPr>
        <w:pBdr/>
        <w:spacing/>
        <w:ind/>
        <w:rPr>
          <w:rFonts w:cstheme="minorHAnsi"/>
          <w:lang w:val="en-US"/>
        </w:rPr>
      </w:pPr>
      <w:r>
        <w:rPr>
          <w:rFonts w:cstheme="minorHAnsi"/>
          <w:lang w:val="en-US"/>
        </w:rPr>
      </w:r>
      <w:r>
        <w:rPr>
          <w:rFonts w:cstheme="minorHAnsi"/>
          <w:lang w:val="en-US"/>
        </w:rPr>
      </w:r>
      <w:r>
        <w:rPr>
          <w:rFonts w:cstheme="minorHAnsi"/>
          <w:lang w:val="en-US"/>
        </w:rPr>
      </w:r>
    </w:p>
    <w:p>
      <w:pPr>
        <w:pStyle w:val="826"/>
        <w:pBdr/>
        <w:spacing/>
        <w:ind/>
        <w:rPr>
          <w:rFonts w:asciiTheme="minorHAnsi" w:hAnsiTheme="minorHAnsi" w:cstheme="minorHAnsi"/>
        </w:rPr>
      </w:pPr>
      <w:r/>
      <w:bookmarkStart w:id="40" w:name="_Toc226995780"/>
      <w:r>
        <w:rPr>
          <w:rFonts w:asciiTheme="minorHAnsi" w:hAnsiTheme="minorHAnsi" w:cstheme="minorHAnsi"/>
        </w:rPr>
        <w:t xml:space="preserve">Funding</w:t>
      </w:r>
      <w:bookmarkEnd w:id="40"/>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eastAsia="Arial" w:cstheme="minorHAnsi"/>
          <w:color w:val="000000"/>
          <w:sz w:val="22"/>
          <w:lang w:val="en-US"/>
        </w:rPr>
        <w:t xml:space="preserve">The following non-exhaustive list provides starting points for funding opportunities and support programmes:</w:t>
      </w:r>
      <w:r>
        <w:rPr>
          <w:rFonts w:cstheme="minorHAnsi"/>
          <w:lang w:val="en-US"/>
        </w:rPr>
      </w:r>
      <w:r>
        <w:rPr>
          <w:rFonts w:cstheme="minorHAnsi"/>
          <w:lang w:val="en-US"/>
        </w:rPr>
      </w:r>
    </w:p>
    <w:p>
      <w:pPr>
        <w:pStyle w:val="976"/>
        <w:numPr>
          <w:ilvl w:val="0"/>
          <w:numId w:val="77"/>
        </w:numPr>
        <w:pBdr/>
        <w:spacing w:after="0"/>
        <w:ind/>
        <w:rPr>
          <w:rFonts w:cstheme="minorHAnsi"/>
          <w:lang w:val="en-US"/>
        </w:rPr>
      </w:pPr>
      <w:r>
        <w:rPr>
          <w:rFonts w:eastAsia="Arial" w:cstheme="minorHAnsi"/>
          <w:color w:val="000000"/>
          <w:lang w:val="en-US"/>
        </w:rPr>
        <w:t xml:space="preserve">Funding opportunities in the European context (overview): </w:t>
      </w:r>
      <w:r>
        <w:fldChar w:fldCharType="begin"/>
      </w:r>
      <w:r>
        <w:rPr>
          <w:lang w:val="en-US"/>
          <w:rPrChange w:id="26" w:author="Julie Giovacchini" w:date="2026-05-04T13:03:00Z">
            <w:rPr/>
          </w:rPrChange>
        </w:rPr>
        <w:instrText xml:space="preserve">HYPERLINK "https://staff.ki.se/research-support/research-funding-economy/step-1-grant-application/european-research-funding" \o "https://staff.ki.se/research-support/research-funding-economy/step-1-grant-application/european-research-funding"</w:instrText>
      </w:r>
      <w:r>
        <w:fldChar w:fldCharType="separate"/>
      </w:r>
      <w:r>
        <w:rPr>
          <w:rStyle w:val="974"/>
          <w:rFonts w:eastAsia="Arial" w:cstheme="minorHAnsi"/>
          <w:color w:val="0563c1"/>
          <w:lang w:val="en-US"/>
        </w:rPr>
        <w:t xml:space="preserve">https://staff.ki.se/research-support/research-funding-economy/step-1-grant-application/european-research-funding</w:t>
      </w:r>
      <w:r>
        <w:fldChar w:fldCharType="end"/>
      </w:r>
      <w:r>
        <w:rPr>
          <w:rFonts w:cstheme="minorHAnsi"/>
          <w:lang w:val="en-US"/>
        </w:rPr>
      </w:r>
      <w:r>
        <w:rPr>
          <w:rFonts w:cstheme="minorHAnsi"/>
          <w:lang w:val="en-US"/>
        </w:rPr>
      </w:r>
    </w:p>
    <w:p>
      <w:pPr>
        <w:pStyle w:val="976"/>
        <w:numPr>
          <w:ilvl w:val="0"/>
          <w:numId w:val="77"/>
        </w:numPr>
        <w:pBdr/>
        <w:spacing w:after="0"/>
        <w:ind/>
        <w:contextualSpacing w:val="false"/>
        <w:rPr>
          <w:rFonts w:cstheme="minorHAnsi"/>
          <w:lang w:val="en-US"/>
        </w:rPr>
      </w:pPr>
      <w:r>
        <w:rPr>
          <w:rFonts w:eastAsia="Arial" w:cstheme="minorHAnsi"/>
          <w:color w:val="000000"/>
          <w:lang w:val="en-US"/>
        </w:rPr>
        <w:t xml:space="preserve">In France, please look at: </w:t>
      </w:r>
      <w:r>
        <w:fldChar w:fldCharType="begin"/>
      </w:r>
      <w:r>
        <w:rPr>
          <w:lang w:val="en-US"/>
          <w:rPrChange w:id="27" w:author="Julie Giovacchini" w:date="2026-05-04T13:03:00Z">
            <w:rPr/>
          </w:rPrChange>
        </w:rPr>
        <w:instrText xml:space="preserve">HYPERLINK "https://anr.fr/" \o "https://anr.fr/"</w:instrText>
      </w:r>
      <w:r>
        <w:fldChar w:fldCharType="separate"/>
      </w:r>
      <w:r>
        <w:rPr>
          <w:rStyle w:val="974"/>
          <w:rFonts w:eastAsia="Arial" w:cstheme="minorHAnsi"/>
          <w:color w:val="0563c1"/>
          <w:lang w:val="en-US"/>
        </w:rPr>
        <w:t xml:space="preserve">https://anr.fr/</w:t>
      </w:r>
      <w:r>
        <w:fldChar w:fldCharType="end"/>
      </w:r>
      <w:r>
        <w:rPr>
          <w:rFonts w:eastAsia="Arial" w:cstheme="minorHAnsi"/>
          <w:color w:val="000000"/>
          <w:lang w:val="en-US"/>
        </w:rPr>
        <w:t xml:space="preserve"> </w:t>
      </w:r>
      <w:r>
        <w:rPr>
          <w:rFonts w:cstheme="minorHAnsi"/>
          <w:lang w:val="en-US"/>
        </w:rPr>
      </w:r>
      <w:r>
        <w:rPr>
          <w:rFonts w:cstheme="minorHAnsi"/>
          <w:lang w:val="en-US"/>
        </w:rPr>
      </w:r>
    </w:p>
    <w:p>
      <w:pPr>
        <w:pStyle w:val="976"/>
        <w:numPr>
          <w:ilvl w:val="0"/>
          <w:numId w:val="77"/>
        </w:numPr>
        <w:pBdr/>
        <w:spacing w:after="0"/>
        <w:ind/>
        <w:contextualSpacing w:val="false"/>
        <w:rPr>
          <w:rFonts w:cstheme="minorHAnsi"/>
          <w:lang w:val="en-US"/>
        </w:rPr>
      </w:pPr>
      <w:r>
        <w:rPr>
          <w:rFonts w:eastAsia="Arial" w:cstheme="minorHAnsi"/>
          <w:color w:val="000000"/>
          <w:lang w:val="en-US"/>
        </w:rPr>
        <w:t xml:space="preserve">In Germany, research projects can be funded by institutions, Academies, private and/or semi-public foundations or societies, e.g.: German Research Foundation (Deutsche Forschungsgemeinschaft </w:t>
      </w:r>
      <w:r>
        <w:fldChar w:fldCharType="begin"/>
      </w:r>
      <w:r>
        <w:rPr>
          <w:lang w:val="en-US"/>
          <w:rPrChange w:id="28" w:author="Julie Giovacchini" w:date="2026-05-04T13:03:00Z">
            <w:rPr/>
          </w:rPrChange>
        </w:rPr>
        <w:instrText xml:space="preserve">HYPERLINK "https://www.dfg.de/" \o "https://www.dfg.de/"</w:instrText>
      </w:r>
      <w:r>
        <w:fldChar w:fldCharType="separate"/>
      </w:r>
      <w:r>
        <w:rPr>
          <w:rStyle w:val="974"/>
          <w:rFonts w:eastAsia="Arial" w:cstheme="minorHAnsi"/>
          <w:color w:val="0563c1"/>
          <w:u w:val="none"/>
          <w:lang w:val="en-US"/>
        </w:rPr>
        <w:t xml:space="preserve">DFG</w:t>
      </w:r>
      <w:r>
        <w:fldChar w:fldCharType="end"/>
      </w:r>
      <w:r>
        <w:rPr>
          <w:rFonts w:eastAsia="Arial" w:cstheme="minorHAnsi"/>
          <w:color w:val="000000"/>
          <w:lang w:val="en-US"/>
        </w:rPr>
        <w:t xml:space="preserve">), </w:t>
      </w:r>
      <w:r>
        <w:fldChar w:fldCharType="begin"/>
      </w:r>
      <w:r>
        <w:rPr>
          <w:lang w:val="en-US"/>
          <w:rPrChange w:id="29" w:author="Julie Giovacchini" w:date="2026-05-04T13:03:00Z">
            <w:rPr/>
          </w:rPrChange>
        </w:rPr>
        <w:instrText xml:space="preserve">HYPERLINK "https://www.akademienunion.de/forschung/akademienprogramm" \o "https://www.akademienunion.de/forschung/akademienprogramm"</w:instrText>
      </w:r>
      <w:r>
        <w:fldChar w:fldCharType="separate"/>
      </w:r>
      <w:r>
        <w:rPr>
          <w:rStyle w:val="974"/>
          <w:rFonts w:eastAsia="Arial" w:cstheme="minorHAnsi"/>
          <w:color w:val="0563c1"/>
          <w:u w:val="none"/>
          <w:lang w:val="en-US"/>
        </w:rPr>
        <w:t xml:space="preserve">Akademienprogramm</w:t>
      </w:r>
      <w:r>
        <w:fldChar w:fldCharType="end"/>
      </w:r>
      <w:r>
        <w:rPr>
          <w:rFonts w:eastAsia="Arial" w:cstheme="minorHAnsi"/>
          <w:color w:val="000000"/>
          <w:lang w:val="en-US"/>
        </w:rPr>
        <w:t xml:space="preserve">, </w:t>
      </w:r>
      <w:r>
        <w:fldChar w:fldCharType="begin"/>
      </w:r>
      <w:r>
        <w:rPr>
          <w:lang w:val="en-US"/>
          <w:rPrChange w:id="30" w:author="Julie Giovacchini" w:date="2026-05-04T13:03:00Z">
            <w:rPr/>
          </w:rPrChange>
        </w:rPr>
        <w:instrText xml:space="preserve">HYPERLINK "https://www.fritz-thyssen-stiftung.de/en/funding/types-of-support/support-of-projects/" \o "https://www.fritz-thyssen-stiftung.de/en/funding/types-of-support/support-of-projects/"</w:instrText>
      </w:r>
      <w:r>
        <w:fldChar w:fldCharType="separate"/>
      </w:r>
      <w:r>
        <w:rPr>
          <w:rStyle w:val="974"/>
          <w:rFonts w:eastAsia="Arial" w:cstheme="minorHAnsi"/>
          <w:color w:val="0563c1"/>
          <w:u w:val="none"/>
          <w:lang w:val="en-US"/>
        </w:rPr>
        <w:t xml:space="preserve">Thyssen-Stiftung</w:t>
      </w:r>
      <w:r>
        <w:fldChar w:fldCharType="end"/>
      </w:r>
      <w:r>
        <w:rPr>
          <w:rFonts w:eastAsia="Arial" w:cstheme="minorHAnsi"/>
          <w:color w:val="000000"/>
          <w:lang w:val="en-US"/>
        </w:rPr>
        <w:t xml:space="preserve">, </w:t>
      </w:r>
      <w:r>
        <w:fldChar w:fldCharType="begin"/>
      </w:r>
      <w:r>
        <w:rPr>
          <w:lang w:val="en-US"/>
          <w:rPrChange w:id="31" w:author="Julie Giovacchini" w:date="2026-05-04T13:03:00Z">
            <w:rPr/>
          </w:rPrChange>
        </w:rPr>
        <w:instrText xml:space="preserve">HYPERLINK "https://www.volkswagenstiftung.de/en/our-funding-portfolio" \o "https://www.volkswagenstiftung.de/en/our-funding-portfolio"</w:instrText>
      </w:r>
      <w:r>
        <w:fldChar w:fldCharType="separate"/>
      </w:r>
      <w:r>
        <w:rPr>
          <w:rStyle w:val="974"/>
          <w:rFonts w:eastAsia="Arial" w:cstheme="minorHAnsi"/>
          <w:color w:val="0563c1"/>
          <w:u w:val="none"/>
          <w:lang w:val="en-US"/>
        </w:rPr>
        <w:t xml:space="preserve">Volkswagenstiftung</w:t>
      </w:r>
      <w:r>
        <w:fldChar w:fldCharType="end"/>
      </w:r>
      <w:r>
        <w:rPr>
          <w:rFonts w:eastAsia="Arial" w:cstheme="minorHAnsi"/>
          <w:color w:val="000000"/>
          <w:lang w:val="en-US"/>
        </w:rPr>
        <w:t xml:space="preserve">. Note that in Germany, cooperating with libraries or partner institutions can strengthen applications, but some schemes require an independent contribution. It can also be helpful to contact the funding body before submitting to clarify questions.</w:t>
      </w:r>
      <w:r>
        <w:rPr>
          <w:rFonts w:cstheme="minorHAnsi"/>
          <w:lang w:val="en-US"/>
        </w:rPr>
      </w:r>
      <w:r>
        <w:rPr>
          <w:rFonts w:cstheme="minorHAnsi"/>
          <w:lang w:val="en-US"/>
        </w:rPr>
      </w:r>
    </w:p>
    <w:p>
      <w:pPr>
        <w:pStyle w:val="976"/>
        <w:numPr>
          <w:ilvl w:val="0"/>
          <w:numId w:val="77"/>
        </w:numPr>
        <w:pBdr/>
        <w:spacing w:after="0"/>
        <w:ind/>
        <w:contextualSpacing w:val="false"/>
        <w:rPr>
          <w:rFonts w:cstheme="minorHAnsi"/>
        </w:rPr>
      </w:pPr>
      <w:r>
        <w:rPr>
          <w:rFonts w:eastAsia="Arial" w:cstheme="minorHAnsi"/>
          <w:color w:val="000000"/>
          <w:lang w:val="en-US"/>
        </w:rPr>
        <w:t xml:space="preserve">Switzerland: Swiss National Science Foundation (</w:t>
      </w:r>
      <w:r>
        <w:fldChar w:fldCharType="begin"/>
      </w:r>
      <w:r>
        <w:rPr>
          <w:lang w:val="en-US"/>
          <w:rPrChange w:id="32" w:author="Julie Giovacchini" w:date="2026-05-04T13:03:00Z">
            <w:rPr/>
          </w:rPrChange>
        </w:rPr>
        <w:instrText xml:space="preserve">HYPERLINK "https://www.snf.ch/de" \o "https://www.snf.ch/de"</w:instrText>
      </w:r>
      <w:r>
        <w:fldChar w:fldCharType="separate"/>
      </w:r>
      <w:r>
        <w:rPr>
          <w:rStyle w:val="974"/>
          <w:rFonts w:eastAsia="Arial" w:cstheme="minorHAnsi"/>
          <w:color w:val="0563c1"/>
          <w:u w:val="none"/>
          <w:lang w:val="en-US"/>
        </w:rPr>
        <w:t xml:space="preserve">SNF</w:t>
      </w:r>
      <w:r>
        <w:fldChar w:fldCharType="end"/>
      </w:r>
      <w:r>
        <w:rPr>
          <w:rFonts w:eastAsia="Arial" w:cstheme="minorHAnsi"/>
          <w:color w:val="000000"/>
          <w:lang w:val="en-US"/>
        </w:rPr>
        <w:t xml:space="preserve">; projects typically last up to four years). At the moment, there are no funding opportunities for new long-term editions. </w:t>
      </w:r>
      <w:r>
        <w:rPr>
          <w:rFonts w:eastAsia="Arial" w:cstheme="minorHAnsi"/>
          <w:color w:val="000000"/>
        </w:rPr>
        <w:t xml:space="preserve">This may change in the future (please check the website of the Schweizerische Akademie der Geistes- und Sozialwissenschaften </w:t>
      </w:r>
      <w:hyperlink r:id="rId22" w:tooltip="https://www.sagw.ch/sagw/forschungsinfrastrukturen" w:history="1">
        <w:r>
          <w:rPr>
            <w:rStyle w:val="974"/>
            <w:rFonts w:eastAsia="Arial" w:cstheme="minorHAnsi"/>
          </w:rPr>
          <w:t xml:space="preserve">SAGW</w:t>
        </w:r>
      </w:hyperlink>
      <w:r>
        <w:rPr>
          <w:rFonts w:eastAsia="Arial" w:cstheme="minorHAnsi"/>
          <w:color w:val="000000"/>
        </w:rPr>
        <w:t xml:space="preserve">).</w:t>
      </w:r>
      <w:r>
        <w:rPr>
          <w:rFonts w:cstheme="minorHAnsi"/>
        </w:rPr>
      </w:r>
      <w:r>
        <w:rPr>
          <w:rFonts w:cstheme="minorHAnsi"/>
        </w:rPr>
      </w:r>
    </w:p>
    <w:p>
      <w:pPr>
        <w:pStyle w:val="976"/>
        <w:numPr>
          <w:ilvl w:val="0"/>
          <w:numId w:val="77"/>
        </w:numPr>
        <w:pBdr/>
        <w:spacing/>
        <w:ind/>
        <w:contextualSpacing w:val="false"/>
        <w:rPr>
          <w:rFonts w:cstheme="minorHAnsi"/>
        </w:rPr>
      </w:pPr>
      <w:r>
        <w:rPr>
          <w:rFonts w:eastAsia="Arial" w:cstheme="minorHAnsi"/>
          <w:color w:val="000000"/>
        </w:rPr>
        <w:t xml:space="preserve">Austria: Austrian Research Foundation (Östereichische Forschungsgemeinschaft, </w:t>
      </w:r>
      <w:hyperlink r:id="rId23" w:tooltip="https://www.oefg.at/" w:history="1">
        <w:r>
          <w:rPr>
            <w:rStyle w:val="974"/>
            <w:rFonts w:eastAsia="Arial" w:cstheme="minorHAnsi"/>
            <w:color w:val="0563c1"/>
            <w:u w:val="none"/>
          </w:rPr>
          <w:t xml:space="preserve">ÖFG</w:t>
        </w:r>
      </w:hyperlink>
      <w:r>
        <w:rPr>
          <w:rFonts w:eastAsia="Arial" w:cstheme="minorHAnsi"/>
          <w:color w:val="000000"/>
        </w:rPr>
        <w:t xml:space="preserve">)</w:t>
      </w:r>
      <w:r>
        <w:rPr>
          <w:rFonts w:cstheme="minorHAnsi"/>
        </w:rPr>
      </w:r>
      <w:r>
        <w:rPr>
          <w:rFonts w:cstheme="minorHAnsi"/>
        </w:rPr>
      </w:r>
    </w:p>
    <w:p>
      <w:pPr>
        <w:pBdr/>
        <w:spacing/>
        <w:ind/>
        <w:rPr>
          <w:rFonts w:cstheme="minorHAnsi"/>
          <w:lang w:val="de-DE"/>
        </w:rPr>
      </w:pPr>
      <w:r>
        <w:rPr>
          <w:rFonts w:cstheme="minorHAnsi"/>
          <w:lang w:val="de-DE"/>
        </w:rPr>
      </w:r>
      <w:r>
        <w:rPr>
          <w:rFonts w:cstheme="minorHAnsi"/>
          <w:lang w:val="de-DE"/>
        </w:rPr>
      </w:r>
      <w:r>
        <w:rPr>
          <w:rFonts w:cstheme="minorHAnsi"/>
          <w:lang w:val="de-DE"/>
        </w:rPr>
      </w:r>
    </w:p>
    <w:p>
      <w:pPr>
        <w:pStyle w:val="825"/>
        <w:pBdr/>
        <w:spacing/>
        <w:ind/>
        <w:rPr>
          <w:rFonts w:asciiTheme="minorHAnsi" w:hAnsiTheme="minorHAnsi" w:cstheme="minorHAnsi"/>
        </w:rPr>
      </w:pPr>
      <w:r/>
      <w:bookmarkStart w:id="48" w:name="_Toc226995781"/>
      <w:r>
        <w:rPr>
          <w:rFonts w:asciiTheme="minorHAnsi" w:hAnsiTheme="minorHAnsi" w:cstheme="minorHAnsi"/>
        </w:rPr>
        <w:t xml:space="preserve">Bibliography</w:t>
      </w:r>
      <w:bookmarkEnd w:id="48"/>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Link to the zotero collection:</w:t>
      </w:r>
      <w:r>
        <w:rPr>
          <w:rFonts w:cstheme="minorHAnsi"/>
          <w:lang w:val="en-US"/>
        </w:rPr>
      </w:r>
      <w:r>
        <w:rPr>
          <w:rFonts w:cstheme="minorHAnsi"/>
          <w:lang w:val="en-US"/>
        </w:rPr>
      </w:r>
    </w:p>
    <w:p>
      <w:pPr>
        <w:pBdr/>
        <w:spacing/>
        <w:ind/>
        <w:rPr>
          <w:rFonts w:cstheme="minorHAnsi"/>
          <w:lang w:val="en-US"/>
        </w:rPr>
      </w:pPr>
      <w:r>
        <w:fldChar w:fldCharType="begin"/>
      </w:r>
      <w:r>
        <w:rPr>
          <w:lang w:val="en-US"/>
          <w:rPrChange w:id="33" w:author="Julie Giovacchini" w:date="2026-05-04T13:03:00Z">
            <w:rPr/>
          </w:rPrChange>
        </w:rPr>
        <w:instrText xml:space="preserve">HYPERLINK "https://www.zotero.org/groups/6348967/digital_scholarly_editions_booksprint/library" \o "https://www.zotero.org/groups/6348967/digital_scholarly_editions_booksprint/library"</w:instrText>
      </w:r>
      <w:r>
        <w:fldChar w:fldCharType="separate"/>
      </w:r>
      <w:r>
        <w:rPr>
          <w:rStyle w:val="974"/>
          <w:rFonts w:cstheme="minorHAnsi"/>
          <w:lang w:val="en-US"/>
        </w:rPr>
        <w:t xml:space="preserve">https://www.zotero.org/groups/6348967/digital_scholarly_editions_booksprint/library</w:t>
      </w:r>
      <w:r>
        <w:fldChar w:fldCharType="end"/>
      </w:r>
      <w:r>
        <w:rPr>
          <w:rFonts w:cstheme="minorHAnsi"/>
          <w:lang w:val="en-US"/>
        </w:rPr>
        <w:t xml:space="preserve"> </w:t>
      </w:r>
      <w:r>
        <w:rPr>
          <w:rFonts w:cstheme="minorHAnsi"/>
          <w:lang w:val="en-US"/>
        </w:rPr>
      </w:r>
      <w:r>
        <w:rPr>
          <w:rFonts w:cstheme="minorHAnsi"/>
          <w:lang w:val="en-US"/>
        </w:rPr>
      </w:r>
    </w:p>
    <w:p>
      <w:pPr>
        <w:pBdr/>
        <w:spacing w:line="324" w:lineRule="atLeast"/>
        <w:ind w:hanging="480"/>
        <w:rPr>
          <w:rFonts w:eastAsia="Times New Roman" w:cstheme="minorHAnsi"/>
          <w:color w:val="000000"/>
          <w:lang w:val="en-US"/>
        </w:rPr>
      </w:pPr>
      <w:r>
        <w:rPr>
          <w:rFonts w:eastAsia="Times New Roman" w:cstheme="minorHAnsi"/>
          <w:color w:val="000000"/>
          <w:lang w:val="en-US"/>
        </w:rPr>
      </w:r>
      <w:r>
        <w:rPr>
          <w:rFonts w:eastAsia="Times New Roman" w:cstheme="minorHAnsi"/>
          <w:color w:val="000000"/>
          <w:lang w:val="en-US"/>
        </w:rPr>
      </w:r>
      <w:r>
        <w:rPr>
          <w:rFonts w:eastAsia="Times New Roman" w:cstheme="minorHAnsi"/>
          <w:color w:val="000000"/>
          <w:lang w:val="en-US"/>
        </w:rPr>
      </w:r>
    </w:p>
    <w:p>
      <w:pPr>
        <w:pStyle w:val="827"/>
        <w:pBdr/>
        <w:spacing/>
        <w:ind/>
        <w:rPr>
          <w:rFonts w:asciiTheme="minorHAnsi" w:hAnsiTheme="minorHAnsi" w:cstheme="minorHAnsi"/>
          <w:szCs w:val="24"/>
          <w:lang w:val="en-US"/>
          <w:rPrChange w:id="34" w:author="Julie Giovacchini" w:date="2026-05-04T13:03:00Z">
            <w:rPr>
              <w:rFonts w:asciiTheme="minorHAnsi" w:hAnsiTheme="minorHAnsi" w:cstheme="minorHAnsi"/>
              <w:szCs w:val="24"/>
            </w:rPr>
          </w:rPrChange>
        </w:rPr>
      </w:pPr>
      <w:r>
        <w:rPr>
          <w:rFonts w:asciiTheme="minorHAnsi" w:hAnsiTheme="minorHAnsi" w:cstheme="minorHAnsi"/>
          <w:lang w:val="en-US"/>
          <w:rPrChange w:id="35" w:author="Julie Giovacchini" w:date="2026-05-04T13:03:00Z">
            <w:rPr>
              <w:rFonts w:asciiTheme="minorHAnsi" w:hAnsiTheme="minorHAnsi" w:cstheme="minorHAnsi"/>
            </w:rPr>
          </w:rPrChange>
        </w:rPr>
        <w:t xml:space="preserve">Editions used as examples in the different chapters</w:t>
      </w:r>
      <w:r>
        <w:rPr>
          <w:rFonts w:asciiTheme="minorHAnsi" w:hAnsiTheme="minorHAnsi" w:cstheme="minorHAnsi"/>
          <w:szCs w:val="24"/>
          <w:lang w:val="en-US"/>
          <w:rPrChange w:id="36" w:author="Julie Giovacchini" w:date="2026-05-04T13:03:00Z">
            <w:rPr>
              <w:rFonts w:asciiTheme="minorHAnsi" w:hAnsiTheme="minorHAnsi" w:cstheme="minorHAnsi"/>
              <w:szCs w:val="24"/>
            </w:rPr>
          </w:rPrChange>
        </w:rPr>
      </w:r>
      <w:r>
        <w:rPr>
          <w:rFonts w:asciiTheme="minorHAnsi" w:hAnsiTheme="minorHAnsi" w:cstheme="minorHAnsi"/>
          <w:szCs w:val="24"/>
          <w:lang w:val="en-US"/>
          <w:rPrChange w:id="37" w:author="Julie Giovacchini" w:date="2026-05-04T13:03:00Z">
            <w:rPr>
              <w:rFonts w:asciiTheme="minorHAnsi" w:hAnsiTheme="minorHAnsi" w:cstheme="minorHAnsi"/>
              <w:szCs w:val="24"/>
            </w:rPr>
          </w:rPrChange>
        </w:rPr>
      </w:r>
    </w:p>
    <w:p>
      <w:pPr>
        <w:pBdr/>
        <w:spacing w:line="324" w:lineRule="atLeast"/>
        <w:ind w:hanging="480"/>
        <w:rPr>
          <w:rFonts w:eastAsia="Times New Roman" w:cstheme="minorHAnsi"/>
          <w:lang w:val="en-US"/>
        </w:rPr>
      </w:pPr>
      <w:r>
        <w:rPr>
          <w:rFonts w:eastAsia="Times New Roman" w:cstheme="minorHAnsi"/>
          <w:color w:val="000000"/>
          <w:lang w:val="de-DE"/>
        </w:rPr>
        <w:t xml:space="preserve">“Beethovens Werkstatt.” Das Projekt Beethovens Werkstatt kombiniert zwei Forschungsansätze – Genetische Textkritik und Digitale Musikedition – um kompositorische Prozesse im Œuvre Beethovens zu untersuchen. </w:t>
      </w:r>
      <w:r>
        <w:rPr>
          <w:rFonts w:eastAsia="Times New Roman" w:cstheme="minorHAnsi"/>
          <w:color w:val="000000"/>
          <w:lang w:val="en-US"/>
        </w:rPr>
        <w:t xml:space="preserve">Accessed April 13, 2026. </w:t>
      </w:r>
      <w:r>
        <w:fldChar w:fldCharType="begin"/>
      </w:r>
      <w:r>
        <w:rPr>
          <w:lang w:val="en-US"/>
          <w:rPrChange w:id="38" w:author="Julie Giovacchini" w:date="2026-05-04T13:03:00Z">
            <w:rPr/>
          </w:rPrChange>
        </w:rPr>
        <w:instrText xml:space="preserve">HYPERLINK "https://beethovens-werkstatt.de/" \o "https://beethovens-werkstatt.de/"</w:instrText>
      </w:r>
      <w:r>
        <w:fldChar w:fldCharType="separate"/>
      </w:r>
      <w:r>
        <w:rPr>
          <w:rStyle w:val="974"/>
          <w:rFonts w:eastAsia="Times New Roman" w:cstheme="minorHAnsi"/>
          <w:color w:val="0000ee"/>
          <w:lang w:val="en-US"/>
        </w:rPr>
        <w:t xml:space="preserve">https://beethovens-werkstatt.de/</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spacing w:line="324" w:lineRule="atLeast"/>
        <w:ind w:hanging="480"/>
        <w:rPr>
          <w:rFonts w:eastAsia="Times New Roman" w:cstheme="minorHAnsi"/>
          <w:lang w:val="en-US"/>
        </w:rPr>
      </w:pPr>
      <w:r>
        <w:rPr>
          <w:rFonts w:eastAsia="Times New Roman" w:cstheme="minorHAnsi"/>
          <w:color w:val="000000"/>
          <w:lang w:val="en-US"/>
        </w:rPr>
        <w:t xml:space="preserve">“Bibliothek Der Kirchenväter.” Accessed April 13, 2026. </w:t>
      </w:r>
      <w:r>
        <w:fldChar w:fldCharType="begin"/>
      </w:r>
      <w:r>
        <w:rPr>
          <w:lang w:val="en-US"/>
          <w:rPrChange w:id="39" w:author="Julie Giovacchini" w:date="2026-05-04T13:03:00Z">
            <w:rPr/>
          </w:rPrChange>
        </w:rPr>
        <w:instrText xml:space="preserve">HYPERLINK "https://bkv.unifr.ch/de" \o "https://bkv.unifr.ch/de"</w:instrText>
      </w:r>
      <w:r>
        <w:fldChar w:fldCharType="separate"/>
      </w:r>
      <w:r>
        <w:rPr>
          <w:rStyle w:val="974"/>
          <w:rFonts w:eastAsia="Times New Roman" w:cstheme="minorHAnsi"/>
          <w:color w:val="0000ee"/>
          <w:lang w:val="en-US"/>
        </w:rPr>
        <w:t xml:space="preserve">https://bkv.unifr.ch/de</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spacing w:line="324" w:lineRule="atLeast"/>
        <w:ind w:hanging="480"/>
        <w:rPr>
          <w:rFonts w:eastAsia="Times New Roman" w:cstheme="minorHAnsi"/>
        </w:rPr>
      </w:pPr>
      <w:r>
        <w:rPr>
          <w:rFonts w:eastAsia="Times New Roman" w:cstheme="minorHAnsi"/>
          <w:color w:val="000000"/>
          <w:lang w:val="en-US"/>
        </w:rPr>
        <w:t xml:space="preserve">Carraud, Vincent, and Julia Roger. </w:t>
      </w:r>
      <w:r>
        <w:rPr>
          <w:rFonts w:eastAsia="Times New Roman" w:cstheme="minorHAnsi"/>
          <w:color w:val="000000"/>
        </w:rPr>
        <w:t xml:space="preserve">“Corpus Descartes, Édition En Ligne Des Œuvres et de La Correspondance de Descartes.” Édition numérique. n.d. XML TEI. Accessed September 9, 2025. </w:t>
      </w:r>
      <w:hyperlink r:id="rId24" w:tooltip="https://www.unicaen.fr/puc/sources/prodescartes/" w:history="1">
        <w:r>
          <w:rPr>
            <w:rStyle w:val="974"/>
            <w:rFonts w:eastAsia="Times New Roman" w:cstheme="minorHAnsi"/>
            <w:color w:val="0000ee"/>
          </w:rPr>
          <w:t xml:space="preserve">https://www.unicaen.fr/puc/sources/prodescartes/</w:t>
        </w:r>
      </w:hyperlink>
      <w:r>
        <w:rPr>
          <w:rFonts w:eastAsia="Times New Roman" w:cstheme="minorHAnsi"/>
          <w:color w:val="000000"/>
        </w:rPr>
        <w:t xml:space="preserve">.</w:t>
      </w:r>
      <w:r>
        <w:rPr>
          <w:rFonts w:eastAsia="Times New Roman" w:cstheme="minorHAnsi"/>
        </w:rPr>
      </w:r>
      <w:r>
        <w:rPr>
          <w:rFonts w:eastAsia="Times New Roman" w:cstheme="minorHAnsi"/>
        </w:rPr>
      </w:r>
    </w:p>
    <w:p>
      <w:pPr>
        <w:pBdr/>
        <w:spacing w:line="324" w:lineRule="atLeast"/>
        <w:ind w:hanging="480"/>
        <w:rPr>
          <w:rFonts w:eastAsia="Times New Roman" w:cstheme="minorHAnsi"/>
          <w:color w:val="000000"/>
          <w:lang w:val="en-US"/>
        </w:rPr>
      </w:pPr>
      <w:r>
        <w:rPr>
          <w:rFonts w:eastAsia="Times New Roman" w:cstheme="minorHAnsi"/>
          <w:color w:val="000000"/>
          <w:lang w:val="en-US"/>
        </w:rPr>
        <w:t xml:space="preserve">Darwin Correspondence Project. “Darwin Correspondence Project.” Accessed April 13, 2026. </w:t>
      </w:r>
      <w:r>
        <w:fldChar w:fldCharType="begin"/>
      </w:r>
      <w:r>
        <w:rPr>
          <w:lang w:val="en-US"/>
          <w:rPrChange w:id="40" w:author="Julie Giovacchini" w:date="2026-05-04T13:03:00Z">
            <w:rPr/>
          </w:rPrChange>
        </w:rPr>
        <w:instrText xml:space="preserve">HYPERLINK "https://www.darwinproject.ac.uk/" \o "https://www.darwinproject.ac.uk/"</w:instrText>
      </w:r>
      <w:r>
        <w:fldChar w:fldCharType="separate"/>
      </w:r>
      <w:r>
        <w:rPr>
          <w:rStyle w:val="974"/>
          <w:rFonts w:eastAsia="Times New Roman" w:cstheme="minorHAnsi"/>
          <w:color w:val="0000ee"/>
          <w:lang w:val="en-US"/>
        </w:rPr>
        <w:t xml:space="preserve">https://www.darwinproject.ac.uk/</w:t>
      </w:r>
      <w:r>
        <w:fldChar w:fldCharType="end"/>
      </w:r>
      <w:r>
        <w:rPr>
          <w:rFonts w:eastAsia="Times New Roman" w:cstheme="minorHAnsi"/>
          <w:color w:val="000000"/>
          <w:lang w:val="en-US"/>
        </w:rPr>
        <w:t xml:space="preserve">.</w:t>
      </w:r>
      <w:r>
        <w:rPr>
          <w:rFonts w:eastAsia="Times New Roman" w:cstheme="minorHAnsi"/>
          <w:color w:val="000000"/>
          <w:lang w:val="en-US"/>
        </w:rPr>
      </w:r>
      <w:r>
        <w:rPr>
          <w:rFonts w:eastAsia="Times New Roman" w:cstheme="minorHAnsi"/>
          <w:color w:val="000000"/>
          <w:lang w:val="en-US"/>
        </w:rPr>
      </w:r>
    </w:p>
    <w:p>
      <w:pPr>
        <w:pBdr/>
        <w:spacing w:line="324" w:lineRule="atLeast"/>
        <w:ind w:hanging="480"/>
        <w:rPr>
          <w:rFonts w:eastAsia="Times New Roman" w:cstheme="minorHAnsi"/>
          <w:lang w:val="en-US"/>
        </w:rPr>
      </w:pPr>
      <w:r>
        <w:rPr>
          <w:rFonts w:eastAsia="Times New Roman" w:cstheme="minorHAnsi"/>
          <w:color w:val="000000"/>
          <w:lang w:val="en-US"/>
        </w:rPr>
        <w:t xml:space="preserve">“Dengbêj Gazîn: Songs of a Kurdish Woman.” Accessed April 13, 2026. </w:t>
      </w:r>
      <w:r>
        <w:fldChar w:fldCharType="begin"/>
      </w:r>
      <w:r>
        <w:rPr>
          <w:lang w:val="en-US"/>
          <w:rPrChange w:id="41" w:author="Julie Giovacchini" w:date="2026-05-04T13:03:00Z">
            <w:rPr/>
          </w:rPrChange>
        </w:rPr>
        <w:instrText xml:space="preserve">HYPERLINK "https://qed.perspectivia.net/gazin/" \o "https://qed.perspectivia.net/gazin/"</w:instrText>
      </w:r>
      <w:r>
        <w:fldChar w:fldCharType="separate"/>
      </w:r>
      <w:r>
        <w:rPr>
          <w:rStyle w:val="974"/>
          <w:rFonts w:eastAsia="Times New Roman" w:cstheme="minorHAnsi"/>
          <w:color w:val="0000ee"/>
          <w:lang w:val="en-US"/>
        </w:rPr>
        <w:t xml:space="preserve">https://qed.perspectivia.net/gazin/</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spacing w:line="324" w:lineRule="atLeast"/>
        <w:ind w:hanging="480"/>
        <w:rPr>
          <w:rFonts w:eastAsia="Times New Roman" w:cstheme="minorHAnsi"/>
        </w:rPr>
      </w:pPr>
      <w:r>
        <w:rPr>
          <w:rFonts w:eastAsia="Times New Roman" w:cstheme="minorHAnsi"/>
          <w:color w:val="000000"/>
        </w:rPr>
        <w:t xml:space="preserve">“Encyclopédie Méthodique | ARTFL Encyclopédie.” Accessed March 6, 2026. </w:t>
      </w:r>
      <w:hyperlink r:id="rId25" w:tooltip="https://encyclopedie.uchicago.edu/encyclopédie-méthodique" w:history="1">
        <w:r>
          <w:rPr>
            <w:rStyle w:val="974"/>
            <w:rFonts w:eastAsia="Times New Roman" w:cstheme="minorHAnsi"/>
            <w:color w:val="0000ee"/>
          </w:rPr>
          <w:t xml:space="preserve">https://encyclopedie.uchicago.edu/encyclop%C3%A9die-m%C3%A9thodique</w:t>
        </w:r>
      </w:hyperlink>
      <w:r>
        <w:rPr>
          <w:rFonts w:eastAsia="Times New Roman" w:cstheme="minorHAnsi"/>
          <w:color w:val="000000"/>
        </w:rPr>
        <w:t xml:space="preserve">.</w:t>
      </w:r>
      <w:r>
        <w:rPr>
          <w:rFonts w:eastAsia="Times New Roman" w:cstheme="minorHAnsi"/>
        </w:rPr>
      </w:r>
      <w:r>
        <w:rPr>
          <w:rFonts w:eastAsia="Times New Roman" w:cstheme="minorHAnsi"/>
        </w:rPr>
      </w:r>
    </w:p>
    <w:p>
      <w:pPr>
        <w:pBdr/>
        <w:spacing w:line="324" w:lineRule="atLeast"/>
        <w:ind w:hanging="480"/>
        <w:rPr>
          <w:rFonts w:eastAsia="Times New Roman" w:cstheme="minorHAnsi"/>
          <w:lang w:val="en-US"/>
        </w:rPr>
      </w:pPr>
      <w:r>
        <w:rPr>
          <w:rFonts w:eastAsia="Times New Roman" w:cstheme="minorHAnsi"/>
          <w:color w:val="000000"/>
          <w:lang w:val="de-DE"/>
        </w:rPr>
        <w:t xml:space="preserve">Gotthelf Digital – dHKG. “digitale Historisch-kritische Gesamtausgabe der Werke und Briefe von Jeremias Gotthelf.” </w:t>
      </w:r>
      <w:r>
        <w:rPr>
          <w:rFonts w:eastAsia="Times New Roman" w:cstheme="minorHAnsi"/>
          <w:color w:val="000000"/>
          <w:lang w:val="en-US"/>
        </w:rPr>
        <w:t xml:space="preserve">Accessed April 13, 2026. </w:t>
      </w:r>
      <w:r>
        <w:fldChar w:fldCharType="begin"/>
      </w:r>
      <w:r>
        <w:rPr>
          <w:lang w:val="en-US"/>
          <w:rPrChange w:id="42" w:author="Julie Giovacchini" w:date="2026-05-04T13:04:00Z">
            <w:rPr/>
          </w:rPrChange>
        </w:rPr>
        <w:instrText xml:space="preserve">HYPERLINK "https://gotthelf-digital.ch/" \o "https://gotthelf-digital.ch/"</w:instrText>
      </w:r>
      <w:r>
        <w:fldChar w:fldCharType="separate"/>
      </w:r>
      <w:r>
        <w:rPr>
          <w:rStyle w:val="974"/>
          <w:rFonts w:eastAsia="Times New Roman" w:cstheme="minorHAnsi"/>
          <w:color w:val="0000ee"/>
          <w:lang w:val="en-US"/>
        </w:rPr>
        <w:t xml:space="preserve">https://gotthelf-digital.ch/</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spacing w:line="324" w:lineRule="atLeast"/>
        <w:ind w:hanging="480"/>
        <w:rPr>
          <w:rFonts w:eastAsia="Times New Roman" w:cstheme="minorHAnsi"/>
          <w:lang w:val="en-US"/>
        </w:rPr>
      </w:pPr>
      <w:r>
        <w:rPr>
          <w:rFonts w:eastAsia="Times New Roman" w:cstheme="minorHAnsi"/>
          <w:color w:val="000000"/>
          <w:lang w:val="en-US"/>
        </w:rPr>
        <w:t xml:space="preserve">“Korrespondenzen Der Frühromantik.” Accessed April 13, 2026. </w:t>
      </w:r>
      <w:r>
        <w:fldChar w:fldCharType="begin"/>
      </w:r>
      <w:r>
        <w:rPr>
          <w:lang w:val="en-US"/>
          <w:rPrChange w:id="43" w:author="Julie Giovacchini" w:date="2026-05-04T13:04:00Z">
            <w:rPr/>
          </w:rPrChange>
        </w:rPr>
        <w:instrText xml:space="preserve">HYPERLINK "https://briefe-der-romantik.de/" \o "https://briefe-der-romantik.de/"</w:instrText>
      </w:r>
      <w:r>
        <w:fldChar w:fldCharType="separate"/>
      </w:r>
      <w:r>
        <w:rPr>
          <w:rStyle w:val="974"/>
          <w:rFonts w:eastAsia="Times New Roman" w:cstheme="minorHAnsi"/>
          <w:color w:val="0000ee"/>
          <w:lang w:val="en-US"/>
        </w:rPr>
        <w:t xml:space="preserve">https://briefe-der-romantik.de/</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spacing w:line="324" w:lineRule="atLeast"/>
        <w:ind w:hanging="480"/>
        <w:rPr>
          <w:rFonts w:eastAsia="Times New Roman" w:cstheme="minorHAnsi"/>
          <w:lang w:val="en-US"/>
        </w:rPr>
      </w:pPr>
      <w:r>
        <w:rPr>
          <w:rFonts w:eastAsia="Times New Roman" w:cstheme="minorHAnsi"/>
          <w:color w:val="000000"/>
          <w:lang w:val="en-US"/>
        </w:rPr>
        <w:t xml:space="preserve">“Nägeli Briefedition.” Accessed April 13, 2026. </w:t>
      </w:r>
      <w:r>
        <w:fldChar w:fldCharType="begin"/>
      </w:r>
      <w:r>
        <w:rPr>
          <w:lang w:val="en-US"/>
          <w:rPrChange w:id="44" w:author="Julie Giovacchini" w:date="2026-05-04T13:04:00Z">
            <w:rPr/>
          </w:rPrChange>
        </w:rPr>
        <w:instrText xml:space="preserve">HYPERLINK "https://naegeli-briefe.ch/home" \o "https://naegeli-briefe.ch/home"</w:instrText>
      </w:r>
      <w:r>
        <w:fldChar w:fldCharType="separate"/>
      </w:r>
      <w:r>
        <w:rPr>
          <w:rStyle w:val="974"/>
          <w:rFonts w:eastAsia="Times New Roman" w:cstheme="minorHAnsi"/>
          <w:color w:val="0000ee"/>
          <w:lang w:val="en-US"/>
        </w:rPr>
        <w:t xml:space="preserve">https://naegeli-briefe.ch/home</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spacing w:line="324" w:lineRule="atLeast"/>
        <w:ind w:hanging="480"/>
        <w:rPr>
          <w:rFonts w:eastAsia="Times New Roman" w:cstheme="minorHAnsi"/>
          <w:lang w:val="en-US"/>
        </w:rPr>
      </w:pPr>
      <w:r>
        <w:rPr>
          <w:rFonts w:eastAsia="Times New Roman" w:cstheme="minorHAnsi"/>
          <w:color w:val="000000"/>
          <w:lang w:val="en-US"/>
        </w:rPr>
        <w:t xml:space="preserve">“Online Edition of Johann Caspar Lavater’s Correspondences.” Accessed April 13, 2026. </w:t>
      </w:r>
      <w:r>
        <w:fldChar w:fldCharType="begin"/>
      </w:r>
      <w:r>
        <w:rPr>
          <w:lang w:val="en-US"/>
          <w:rPrChange w:id="45" w:author="Julie Giovacchini" w:date="2026-05-04T13:04:00Z">
            <w:rPr/>
          </w:rPrChange>
        </w:rPr>
        <w:instrText xml:space="preserve">HYPERLINK "https://www.jclavater-briefwechsel.ch/about" \o "https://www.jclavater-briefwechsel.ch/about"</w:instrText>
      </w:r>
      <w:r>
        <w:fldChar w:fldCharType="separate"/>
      </w:r>
      <w:r>
        <w:rPr>
          <w:rStyle w:val="974"/>
          <w:rFonts w:eastAsia="Times New Roman" w:cstheme="minorHAnsi"/>
          <w:color w:val="0000ee"/>
          <w:lang w:val="en-US"/>
        </w:rPr>
        <w:t xml:space="preserve">https://www.jclavater-briefwechsel.ch/about</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spacing w:line="324" w:lineRule="atLeast"/>
        <w:ind w:hanging="480"/>
        <w:rPr>
          <w:rFonts w:eastAsia="Times New Roman" w:cstheme="minorHAnsi"/>
          <w:lang w:val="en-US"/>
        </w:rPr>
      </w:pPr>
      <w:r>
        <w:rPr>
          <w:rFonts w:eastAsia="Times New Roman" w:cstheme="minorHAnsi"/>
          <w:color w:val="000000"/>
        </w:rPr>
        <w:t xml:space="preserve">“République des Lettres - Daten- und Editionsplattform.” </w:t>
      </w:r>
      <w:r>
        <w:rPr>
          <w:rFonts w:eastAsia="Times New Roman" w:cstheme="minorHAnsi"/>
          <w:color w:val="000000"/>
          <w:lang w:val="en-US"/>
        </w:rPr>
        <w:t xml:space="preserve">Accessed April 13, 2026. </w:t>
      </w:r>
      <w:r>
        <w:fldChar w:fldCharType="begin"/>
      </w:r>
      <w:r>
        <w:rPr>
          <w:lang w:val="en-US"/>
          <w:rPrChange w:id="46" w:author="Julie Giovacchini" w:date="2026-05-04T13:04:00Z">
            <w:rPr/>
          </w:rPrChange>
        </w:rPr>
        <w:instrText xml:space="preserve">HYPERLINK "https://republique-des-lettres.ch/" \o "https://republique-des-lettres.ch/"</w:instrText>
      </w:r>
      <w:r>
        <w:fldChar w:fldCharType="separate"/>
      </w:r>
      <w:r>
        <w:rPr>
          <w:rStyle w:val="974"/>
          <w:rFonts w:eastAsia="Times New Roman" w:cstheme="minorHAnsi"/>
          <w:color w:val="0000ee"/>
          <w:lang w:val="en-US"/>
        </w:rPr>
        <w:t xml:space="preserve">https://republique-des-lettres.ch/</w:t>
      </w:r>
      <w:r>
        <w:fldChar w:fldCharType="end"/>
      </w:r>
      <w:r>
        <w:rPr>
          <w:rFonts w:eastAsia="Times New Roman" w:cstheme="minorHAnsi"/>
          <w:color w:val="000000"/>
          <w:lang w:val="en-US"/>
        </w:rPr>
        <w:t xml:space="preserve">.</w:t>
      </w:r>
      <w:r>
        <w:rPr>
          <w:rFonts w:eastAsia="Times New Roman" w:cstheme="minorHAnsi"/>
          <w:lang w:val="en-US"/>
        </w:rPr>
      </w:r>
      <w:r>
        <w:rPr>
          <w:rFonts w:eastAsia="Times New Roman" w:cstheme="minorHAnsi"/>
          <w:lang w:val="en-US"/>
        </w:rPr>
      </w:r>
    </w:p>
    <w:p>
      <w:pPr>
        <w:pBdr/>
        <w:spacing w:line="324" w:lineRule="atLeast"/>
        <w:ind w:hanging="480"/>
        <w:rPr>
          <w:rFonts w:eastAsia="Times New Roman" w:cstheme="minorHAnsi"/>
          <w:color w:val="000000"/>
          <w:lang w:val="en-US"/>
        </w:rPr>
      </w:pPr>
      <w:r>
        <w:rPr>
          <w:rFonts w:eastAsia="Times New Roman" w:cstheme="minorHAnsi"/>
          <w:color w:val="000000"/>
          <w:lang w:val="en-US"/>
        </w:rPr>
      </w:r>
      <w:r>
        <w:rPr>
          <w:rFonts w:eastAsia="Times New Roman" w:cstheme="minorHAnsi"/>
          <w:color w:val="000000"/>
          <w:lang w:val="en-US"/>
        </w:rPr>
      </w:r>
      <w:r>
        <w:rPr>
          <w:rFonts w:eastAsia="Times New Roman" w:cstheme="minorHAnsi"/>
          <w:color w:val="000000"/>
          <w:lang w:val="en-US"/>
        </w:rPr>
      </w:r>
    </w:p>
    <w:p>
      <w:pPr>
        <w:pStyle w:val="827"/>
        <w:pBdr/>
        <w:spacing/>
        <w:ind/>
        <w:rPr>
          <w:rFonts w:asciiTheme="minorHAnsi" w:hAnsiTheme="minorHAnsi" w:cstheme="minorHAnsi"/>
          <w:szCs w:val="24"/>
        </w:rPr>
      </w:pPr>
      <w:r>
        <w:rPr>
          <w:rFonts w:asciiTheme="minorHAnsi" w:hAnsiTheme="minorHAnsi" w:cstheme="minorHAnsi"/>
        </w:rPr>
        <w:t xml:space="preserve">Literature</w:t>
      </w:r>
      <w:r>
        <w:rPr>
          <w:rFonts w:asciiTheme="minorHAnsi" w:hAnsiTheme="minorHAnsi" w:cstheme="minorHAnsi"/>
          <w:szCs w:val="24"/>
        </w:rPr>
      </w:r>
      <w:r>
        <w:rPr>
          <w:rFonts w:asciiTheme="minorHAnsi" w:hAnsiTheme="minorHAnsi" w:cstheme="minorHAnsi"/>
          <w:szCs w:val="24"/>
        </w:rPr>
      </w:r>
    </w:p>
    <w:p>
      <w:pPr>
        <w:pBdr/>
        <w:spacing w:line="324" w:lineRule="atLeast"/>
        <w:ind w:hanging="480"/>
        <w:rPr>
          <w:rFonts w:eastAsia="Times New Roman" w:cstheme="minorHAnsi"/>
          <w:color w:val="000000"/>
          <w:lang w:val="en-US"/>
        </w:rPr>
      </w:pPr>
      <w:r>
        <w:rPr>
          <w:rFonts w:eastAsia="Times New Roman" w:cstheme="minorHAnsi"/>
          <w:color w:val="000000"/>
          <w:lang w:val="en-US"/>
        </w:rPr>
        <w:t xml:space="preserve">“A Guide to the FAIR Principles | Openscience.Eu.” July 7, 2025. </w:t>
      </w:r>
      <w:r>
        <w:fldChar w:fldCharType="begin"/>
      </w:r>
      <w:r>
        <w:rPr>
          <w:lang w:val="en-US"/>
          <w:rPrChange w:id="47" w:author="Julie Giovacchini" w:date="2026-05-04T13:04:00Z">
            <w:rPr/>
          </w:rPrChange>
        </w:rPr>
        <w:instrText xml:space="preserve">HYPERLINK "https://openscience.eu/article/infrastructure/guide-fair-principles" \o "https://openscience.eu/article/infrastructure/guide-fair-principles"</w:instrText>
      </w:r>
      <w:r>
        <w:fldChar w:fldCharType="separate"/>
      </w:r>
      <w:r>
        <w:rPr>
          <w:rStyle w:val="974"/>
          <w:rFonts w:eastAsia="Times New Roman" w:cstheme="minorHAnsi"/>
          <w:color w:val="0000ee"/>
          <w:lang w:val="en-US"/>
        </w:rPr>
        <w:t xml:space="preserve">https://openscience.eu/article/infrastructure/guide-fair-principles</w:t>
      </w:r>
      <w:r>
        <w:fldChar w:fldCharType="end"/>
      </w:r>
      <w:r>
        <w:rPr>
          <w:rFonts w:eastAsia="Times New Roman" w:cstheme="minorHAnsi"/>
          <w:color w:val="000000"/>
          <w:lang w:val="en-US"/>
        </w:rPr>
        <w:t xml:space="preserve">.</w:t>
      </w:r>
      <w:r>
        <w:rPr>
          <w:rFonts w:eastAsia="Times New Roman" w:cstheme="minorHAnsi"/>
          <w:color w:val="000000"/>
          <w:lang w:val="en-US"/>
        </w:rPr>
      </w:r>
      <w:r>
        <w:rPr>
          <w:rFonts w:eastAsia="Times New Roman" w:cstheme="minorHAnsi"/>
          <w:color w:val="000000"/>
          <w:lang w:val="en-US"/>
        </w:rPr>
      </w:r>
    </w:p>
    <w:p>
      <w:pPr>
        <w:pBdr/>
        <w:spacing w:line="324" w:lineRule="atLeast"/>
        <w:ind w:hanging="480"/>
        <w:rPr>
          <w:rFonts w:cstheme="minorHAnsi"/>
          <w:lang w:val="en-US"/>
        </w:rPr>
      </w:pPr>
      <w:r>
        <w:rPr>
          <w:rFonts w:eastAsia="Times New Roman" w:cstheme="minorHAnsi"/>
          <w:color w:val="000000"/>
          <w:lang w:val="de-DE"/>
        </w:rPr>
        <w:t xml:space="preserve">Altenhöner, Reinhard, Andreas Berger, Christian Bracht, et al. </w:t>
      </w:r>
      <w:r>
        <w:rPr>
          <w:rFonts w:eastAsia="Times New Roman" w:cstheme="minorHAnsi"/>
          <w:i/>
          <w:color w:val="000000"/>
          <w:lang w:val="en-US"/>
        </w:rPr>
        <w:t xml:space="preserve">DFG Practical Guidelines on Digitisation. Updated Version 2022.</w:t>
      </w:r>
      <w:r>
        <w:rPr>
          <w:rFonts w:eastAsia="Times New Roman" w:cstheme="minorHAnsi"/>
          <w:color w:val="000000"/>
          <w:lang w:val="en-US"/>
        </w:rPr>
        <w:t xml:space="preserve"> February 16, 2023. </w:t>
      </w:r>
      <w:r>
        <w:fldChar w:fldCharType="begin"/>
      </w:r>
      <w:r>
        <w:rPr>
          <w:lang w:val="en-US"/>
          <w:rPrChange w:id="48" w:author="Julie Giovacchini" w:date="2026-05-04T13:04:00Z">
            <w:rPr/>
          </w:rPrChange>
        </w:rPr>
        <w:instrText xml:space="preserve">HYPERLINK "https://doi.org/10.5281/ZENODO.7561148" \o "https://doi.org/10.5281/ZENODO.7561148"</w:instrText>
      </w:r>
      <w:r>
        <w:fldChar w:fldCharType="separate"/>
      </w:r>
      <w:r>
        <w:rPr>
          <w:rStyle w:val="974"/>
          <w:rFonts w:eastAsia="Times New Roman" w:cstheme="minorHAnsi"/>
          <w:color w:val="0000ee"/>
          <w:lang w:val="en-US"/>
        </w:rPr>
        <w:t xml:space="preserve">https://doi.org/10.5281/ZENODO.7561148</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rPr>
      </w:pPr>
      <w:r>
        <w:rPr>
          <w:rFonts w:eastAsia="Times New Roman" w:cstheme="minorHAnsi"/>
          <w:color w:val="000000"/>
          <w:lang w:val="en-US"/>
        </w:rPr>
        <w:t xml:space="preserve">Andrews, Tara L., and Joris J. van Zundert. </w:t>
      </w:r>
      <w:r>
        <w:rPr>
          <w:rFonts w:eastAsia="Times New Roman" w:cstheme="minorHAnsi"/>
          <w:i/>
          <w:color w:val="000000"/>
          <w:lang w:val="en-US"/>
        </w:rPr>
        <w:t xml:space="preserve">What Are You Trying to Say? The Interface as an Integral Element of Argument</w:t>
      </w:r>
      <w:r>
        <w:rPr>
          <w:rFonts w:eastAsia="Times New Roman" w:cstheme="minorHAnsi"/>
          <w:color w:val="000000"/>
          <w:lang w:val="en-US"/>
        </w:rPr>
        <w:t xml:space="preserve">. Vol. 12, edited by Roman Bleier, Martina Bürgermeister, Helmut W. Klug, Frederike Neuber, and Gerlinde Schneider. </w:t>
      </w:r>
      <w:r>
        <w:rPr>
          <w:rFonts w:eastAsia="Times New Roman" w:cstheme="minorHAnsi"/>
          <w:color w:val="000000"/>
        </w:rPr>
        <w:t xml:space="preserve">BoD, 2018. </w:t>
      </w:r>
      <w:hyperlink r:id="rId26" w:tooltip="http://www.uni-koeln.de/" w:history="1">
        <w:r>
          <w:rPr>
            <w:rStyle w:val="974"/>
            <w:rFonts w:eastAsia="Times New Roman" w:cstheme="minorHAnsi"/>
            <w:color w:val="0000ee"/>
          </w:rPr>
          <w:t xml:space="preserve">http://www.uni-koeln.de/</w:t>
        </w:r>
      </w:hyperlink>
      <w:r>
        <w:rPr>
          <w:rFonts w:eastAsia="Times New Roman" w:cstheme="minorHAnsi"/>
          <w:color w:val="000000"/>
        </w:rPr>
        <w:t xml:space="preserve">.</w:t>
      </w:r>
      <w:r>
        <w:rPr>
          <w:rFonts w:cstheme="minorHAnsi"/>
        </w:rPr>
      </w:r>
      <w:r>
        <w:rPr>
          <w:rFonts w:cstheme="minorHAnsi"/>
        </w:rPr>
      </w:r>
    </w:p>
    <w:p>
      <w:pPr>
        <w:pBdr/>
        <w:spacing w:line="324" w:lineRule="atLeast"/>
        <w:ind w:hanging="480"/>
        <w:rPr>
          <w:rFonts w:cstheme="minorHAnsi"/>
          <w:lang w:val="de-DE"/>
        </w:rPr>
      </w:pPr>
      <w:r>
        <w:rPr>
          <w:rFonts w:eastAsia="Times New Roman" w:cstheme="minorHAnsi"/>
          <w:color w:val="000000"/>
        </w:rPr>
        <w:t xml:space="preserve">Bisson, Marie, Edith Cannet, Anne Goloubkoff, et al. “Modélisation Des Métadonnées En XML-TEI. Pratiques de l’IR Métopes et Du Pôle Document Numérique de La MRSH de Caen.” </w:t>
      </w:r>
      <w:r>
        <w:rPr>
          <w:rFonts w:eastAsia="Times New Roman" w:cstheme="minorHAnsi"/>
          <w:color w:val="000000"/>
          <w:lang w:val="de-DE"/>
        </w:rPr>
        <w:t xml:space="preserve">October 2022. </w:t>
      </w:r>
      <w:r>
        <w:fldChar w:fldCharType="begin"/>
      </w:r>
      <w:r>
        <w:rPr>
          <w:lang w:val="de-DE"/>
          <w:rPrChange w:id="49" w:author="Julie Giovacchini" w:date="2026-05-04T13:04:00Z">
            <w:rPr/>
          </w:rPrChange>
        </w:rPr>
        <w:instrText xml:space="preserve">HYPERLINK "https://hal.science/hal-03830903" \o "https://hal.science/hal-03830903"</w:instrText>
      </w:r>
      <w:r>
        <w:fldChar w:fldCharType="separate"/>
      </w:r>
      <w:r>
        <w:rPr>
          <w:rStyle w:val="974"/>
          <w:rFonts w:eastAsia="Times New Roman" w:cstheme="minorHAnsi"/>
          <w:color w:val="0000ee"/>
          <w:lang w:val="de-DE"/>
        </w:rPr>
        <w:t xml:space="preserve">https://hal.science/hal-03830903</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de-DE"/>
        </w:rPr>
      </w:pPr>
      <w:r>
        <w:rPr>
          <w:rFonts w:eastAsia="Times New Roman" w:cstheme="minorHAnsi"/>
          <w:color w:val="000000"/>
          <w:lang w:val="de-DE"/>
        </w:rPr>
        <w:t xml:space="preserve">Bleier, Roman, Martina Bürgermeister, Helmut W. Klug, Frederike Neuber, and Gerlinde Schneider, eds. </w:t>
      </w:r>
      <w:r>
        <w:rPr>
          <w:rFonts w:eastAsia="Times New Roman" w:cstheme="minorHAnsi"/>
          <w:i/>
          <w:color w:val="000000"/>
          <w:lang w:val="de-DE"/>
        </w:rPr>
        <w:t xml:space="preserve">Digital Scholarly Editions as Interfaces</w:t>
      </w:r>
      <w:r>
        <w:rPr>
          <w:rFonts w:eastAsia="Times New Roman" w:cstheme="minorHAnsi"/>
          <w:color w:val="000000"/>
          <w:lang w:val="de-DE"/>
        </w:rPr>
        <w:t xml:space="preserve">. Schriften Des Instituts Für Dokumentologie Und Editorik 12. BoD, 2018.</w:t>
      </w:r>
      <w:r>
        <w:rPr>
          <w:rFonts w:cstheme="minorHAnsi"/>
          <w:lang w:val="de-DE"/>
        </w:rPr>
      </w:r>
      <w:r>
        <w:rPr>
          <w:rFonts w:cstheme="minorHAnsi"/>
          <w:lang w:val="de-DE"/>
        </w:rPr>
      </w:r>
    </w:p>
    <w:p>
      <w:pPr>
        <w:pBdr/>
        <w:spacing w:line="324" w:lineRule="atLeast"/>
        <w:ind w:hanging="480"/>
        <w:rPr>
          <w:rFonts w:cstheme="minorHAnsi"/>
          <w:lang w:val="en-US"/>
        </w:rPr>
      </w:pPr>
      <w:r>
        <w:rPr>
          <w:rFonts w:eastAsia="Times New Roman" w:cstheme="minorHAnsi"/>
          <w:color w:val="000000"/>
          <w:lang w:val="de-DE"/>
        </w:rPr>
        <w:t xml:space="preserve">Boros, Emanuela, Maud Ehrmann, Matteo Romanello, Sven Najem-Meyer, and Frédéric Kaplan. </w:t>
      </w:r>
      <w:r>
        <w:rPr>
          <w:rFonts w:eastAsia="Times New Roman" w:cstheme="minorHAnsi"/>
          <w:color w:val="000000"/>
          <w:lang w:val="en-US"/>
        </w:rPr>
        <w:t xml:space="preserve">“Post-Correction of Historical Text Transcripts with Large Language Models: An Exploratory Study.” In </w:t>
      </w:r>
      <w:r>
        <w:rPr>
          <w:rFonts w:eastAsia="Times New Roman" w:cstheme="minorHAnsi"/>
          <w:i/>
          <w:color w:val="000000"/>
          <w:lang w:val="en-US"/>
        </w:rPr>
        <w:t xml:space="preserve">Proceedings of the 8th Joint SIGHUM Workshop on Computational Linguistics for Cultural Heritage, Social Sciences, Humanities and Literature (LaTeCH-CLfL 2024)</w:t>
      </w:r>
      <w:r>
        <w:rPr>
          <w:rFonts w:eastAsia="Times New Roman" w:cstheme="minorHAnsi"/>
          <w:color w:val="000000"/>
          <w:lang w:val="en-US"/>
        </w:rPr>
        <w:t xml:space="preserve">, edited by Yuri Bizzoni, Stefania Degaetano-Ortlieb, Anna Kazantseva, and Stan Szpakowicz. Association for Computational Linguistics, 2024. </w:t>
      </w:r>
      <w:r>
        <w:fldChar w:fldCharType="begin"/>
      </w:r>
      <w:r>
        <w:rPr>
          <w:lang w:val="en-US"/>
          <w:rPrChange w:id="50" w:author="Julie Giovacchini" w:date="2026-05-04T13:04:00Z">
            <w:rPr/>
          </w:rPrChange>
        </w:rPr>
        <w:instrText xml:space="preserve">HYPERLINK "https://doi.org/10.18653/v1/2024.latechclfl-1.14" \o "https://doi.org/10.18653/v1/2024.latechclfl-1.14"</w:instrText>
      </w:r>
      <w:r>
        <w:fldChar w:fldCharType="separate"/>
      </w:r>
      <w:r>
        <w:rPr>
          <w:rStyle w:val="974"/>
          <w:rFonts w:eastAsia="Times New Roman" w:cstheme="minorHAnsi"/>
          <w:color w:val="0000ee"/>
          <w:lang w:val="en-US"/>
        </w:rPr>
        <w:t xml:space="preserve">https://doi.org/10.18653/v1/2024.latechclfl-1.14</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Burnard, Lou. “On the Hermeneutic Implications of Text Encoding.” In </w:t>
      </w:r>
      <w:r>
        <w:rPr>
          <w:rFonts w:eastAsia="Times New Roman" w:cstheme="minorHAnsi"/>
          <w:i/>
          <w:color w:val="000000"/>
          <w:lang w:val="en-US"/>
        </w:rPr>
        <w:t xml:space="preserve">New Media and the Humanities : Research and Applications : Proceedings of the First Seminar, “Computers, Literature and Philology”, Edinburgh, 7-9 September 1998</w:t>
      </w:r>
      <w:r>
        <w:rPr>
          <w:rFonts w:eastAsia="Times New Roman" w:cstheme="minorHAnsi"/>
          <w:color w:val="000000"/>
          <w:lang w:val="en-US"/>
        </w:rPr>
        <w:t xml:space="preserve">, edited by Domenico Fiormonte and Jonathan Usher. Humanities Computing Unit, University of Oxford, 2001.</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Calvo Tello, José, Mathias Göbel, Ubbo Veentjer, Stefan E. Funk, Nanette Rißler-Pipka, and Keli Du. “FAIR Derived Data in TEI and Its Publication in the TextGrid Repository.” </w:t>
      </w:r>
      <w:r>
        <w:rPr>
          <w:rFonts w:eastAsia="Times New Roman" w:cstheme="minorHAnsi"/>
          <w:i/>
          <w:color w:val="000000"/>
          <w:lang w:val="en-US"/>
        </w:rPr>
        <w:t xml:space="preserve">Journal of the Text Encoding Initiative</w:t>
      </w:r>
      <w:r>
        <w:rPr>
          <w:rFonts w:eastAsia="Times New Roman" w:cstheme="minorHAnsi"/>
          <w:color w:val="000000"/>
          <w:lang w:val="en-US"/>
        </w:rPr>
        <w:t xml:space="preserve"> 18 (2024). </w:t>
      </w:r>
      <w:r>
        <w:fldChar w:fldCharType="begin"/>
      </w:r>
      <w:r>
        <w:rPr>
          <w:lang w:val="en-US"/>
          <w:rPrChange w:id="51" w:author="Julie Giovacchini" w:date="2026-05-04T13:04:00Z">
            <w:rPr/>
          </w:rPrChange>
        </w:rPr>
        <w:instrText xml:space="preserve">HYPERLINK "https://doi.org/10.4000/13llz" \o "https://doi.org/10.4000/13llz"</w:instrText>
      </w:r>
      <w:r>
        <w:fldChar w:fldCharType="separate"/>
      </w:r>
      <w:r>
        <w:rPr>
          <w:rStyle w:val="974"/>
          <w:rFonts w:eastAsia="Times New Roman" w:cstheme="minorHAnsi"/>
          <w:color w:val="0000ee"/>
          <w:lang w:val="en-US"/>
        </w:rPr>
        <w:t xml:space="preserve">https://doi.org/10.4000/13llz</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it-IT"/>
          <w:rPrChange w:id="52" w:author="Julie Giovacchini" w:date="2026-05-04T13:04:00Z">
            <w:rPr>
              <w:rFonts w:eastAsia="Times New Roman" w:cstheme="minorHAnsi"/>
              <w:color w:val="000000"/>
              <w:lang w:val="en-US"/>
            </w:rPr>
          </w:rPrChange>
        </w:rPr>
        <w:t xml:space="preserve">Candela, Gustavo, María Dolores Sáez, MPilar Escobar Esteban, and Manuel Marco-Such. </w:t>
      </w:r>
      <w:r>
        <w:rPr>
          <w:rFonts w:eastAsia="Times New Roman" w:cstheme="minorHAnsi"/>
          <w:color w:val="000000"/>
          <w:lang w:val="en-US"/>
        </w:rPr>
        <w:t xml:space="preserve">“Reusing Digital Collections from GLAM Institutions.” </w:t>
      </w:r>
      <w:r>
        <w:rPr>
          <w:rFonts w:eastAsia="Times New Roman" w:cstheme="minorHAnsi"/>
          <w:i/>
          <w:color w:val="000000"/>
          <w:lang w:val="en-US"/>
        </w:rPr>
        <w:t xml:space="preserve">Journal of Information Science</w:t>
      </w:r>
      <w:r>
        <w:rPr>
          <w:rFonts w:eastAsia="Times New Roman" w:cstheme="minorHAnsi"/>
          <w:color w:val="000000"/>
          <w:lang w:val="en-US"/>
        </w:rPr>
        <w:t xml:space="preserve"> 48, no. 2 (2022): 251–67. </w:t>
      </w:r>
      <w:r>
        <w:fldChar w:fldCharType="begin"/>
      </w:r>
      <w:r>
        <w:rPr>
          <w:lang w:val="en-US"/>
          <w:rPrChange w:id="53" w:author="Julie Giovacchini" w:date="2026-05-04T13:04:00Z">
            <w:rPr/>
          </w:rPrChange>
        </w:rPr>
        <w:instrText xml:space="preserve">HYPERLINK "https://doi.org/10.1177/0165551520950246" \o "https://doi.org/10.1177/0165551520950246"</w:instrText>
      </w:r>
      <w:r>
        <w:fldChar w:fldCharType="separate"/>
      </w:r>
      <w:r>
        <w:rPr>
          <w:rStyle w:val="974"/>
          <w:rFonts w:eastAsia="Times New Roman" w:cstheme="minorHAnsi"/>
          <w:color w:val="0000ee"/>
          <w:lang w:val="en-US"/>
        </w:rPr>
        <w:t xml:space="preserve">https://doi.org/10.1177/0165551520950246</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Chun, Wendy Hui Kyong, Richard Grusin, Patrick Jagoda, and Rita Raley. “The Dark Side of the Digital Humanities.” In </w:t>
      </w:r>
      <w:r>
        <w:rPr>
          <w:rFonts w:eastAsia="Times New Roman" w:cstheme="minorHAnsi"/>
          <w:i/>
          <w:color w:val="000000"/>
          <w:lang w:val="en-US"/>
        </w:rPr>
        <w:t xml:space="preserve">Debates in the Digital Humanities 2016</w:t>
      </w:r>
      <w:r>
        <w:rPr>
          <w:rFonts w:eastAsia="Times New Roman" w:cstheme="minorHAnsi"/>
          <w:color w:val="000000"/>
          <w:lang w:val="en-US"/>
        </w:rPr>
        <w:t xml:space="preserve">, edited by Matthew K. Gold and Lauren F. Klein. University of Minnesota Press, 2016. JSTOR. </w:t>
      </w:r>
      <w:r>
        <w:fldChar w:fldCharType="begin"/>
      </w:r>
      <w:r>
        <w:rPr>
          <w:lang w:val="en-US"/>
          <w:rPrChange w:id="54" w:author="Julie Giovacchini" w:date="2026-05-04T13:04:00Z">
            <w:rPr/>
          </w:rPrChange>
        </w:rPr>
        <w:instrText xml:space="preserve">HYPERLINK "https://doi.org/10.5749/j.ctt1cn6thb.41" \o "https://doi.org/10.5749/j.ctt1cn6thb.41"</w:instrText>
      </w:r>
      <w:r>
        <w:fldChar w:fldCharType="separate"/>
      </w:r>
      <w:r>
        <w:rPr>
          <w:rStyle w:val="974"/>
          <w:rFonts w:eastAsia="Times New Roman" w:cstheme="minorHAnsi"/>
          <w:color w:val="0000ee"/>
          <w:lang w:val="en-US"/>
        </w:rPr>
        <w:t xml:space="preserve">https://doi.org/10.5749/j.ctt1cn6thb.41</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Cugliana, Elisa. </w:t>
      </w:r>
      <w:r>
        <w:rPr>
          <w:rFonts w:eastAsia="Times New Roman" w:cstheme="minorHAnsi"/>
          <w:i/>
          <w:color w:val="000000"/>
          <w:lang w:val="en-US"/>
        </w:rPr>
        <w:t xml:space="preserve">Coding Editions. Computational Approaches to the Editing of Pre-Modern Texts.</w:t>
      </w:r>
      <w:r>
        <w:rPr>
          <w:rFonts w:eastAsia="Times New Roman" w:cstheme="minorHAnsi"/>
          <w:color w:val="000000"/>
          <w:lang w:val="en-US"/>
        </w:rPr>
        <w:t xml:space="preserve"> March 10, 2023. </w:t>
      </w:r>
      <w:r>
        <w:fldChar w:fldCharType="begin"/>
      </w:r>
      <w:r>
        <w:rPr>
          <w:lang w:val="en-US"/>
          <w:rPrChange w:id="55" w:author="Julie Giovacchini" w:date="2026-05-04T13:04:00Z">
            <w:rPr/>
          </w:rPrChange>
        </w:rPr>
        <w:instrText xml:space="preserve">HYPERLINK "https://doi.org/10.5281/ZENODO.7715284" \o "https://doi.org/10.5281/ZENODO.7715284"</w:instrText>
      </w:r>
      <w:r>
        <w:fldChar w:fldCharType="separate"/>
      </w:r>
      <w:r>
        <w:rPr>
          <w:rStyle w:val="974"/>
          <w:rFonts w:eastAsia="Times New Roman" w:cstheme="minorHAnsi"/>
          <w:color w:val="0000ee"/>
          <w:lang w:val="en-US"/>
        </w:rPr>
        <w:t xml:space="preserve">https://doi.org/10.5281/ZENODO.7715284</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Cummings, James. “A World of Difference: Myths and Misconceptions about the TEI.” </w:t>
      </w:r>
      <w:r>
        <w:rPr>
          <w:rFonts w:eastAsia="Times New Roman" w:cstheme="minorHAnsi"/>
          <w:i/>
          <w:color w:val="000000"/>
          <w:lang w:val="en-US"/>
        </w:rPr>
        <w:t xml:space="preserve">Digital Scholarship in the Humanities</w:t>
      </w:r>
      <w:r>
        <w:rPr>
          <w:rFonts w:eastAsia="Times New Roman" w:cstheme="minorHAnsi"/>
          <w:color w:val="000000"/>
          <w:lang w:val="en-US"/>
        </w:rPr>
        <w:t xml:space="preserve"> 34 (December 2018). </w:t>
      </w:r>
      <w:r>
        <w:fldChar w:fldCharType="begin"/>
      </w:r>
      <w:r>
        <w:rPr>
          <w:lang w:val="en-US"/>
          <w:rPrChange w:id="56" w:author="Julie Giovacchini" w:date="2026-05-04T13:04:00Z">
            <w:rPr/>
          </w:rPrChange>
        </w:rPr>
        <w:instrText xml:space="preserve">HYPERLINK "https://doi.org/10.1093/llc/fqy071" \o "https://doi.org/10.1093/llc/fqy071"</w:instrText>
      </w:r>
      <w:r>
        <w:fldChar w:fldCharType="separate"/>
      </w:r>
      <w:r>
        <w:rPr>
          <w:rStyle w:val="974"/>
          <w:rFonts w:eastAsia="Times New Roman" w:cstheme="minorHAnsi"/>
          <w:color w:val="0000ee"/>
          <w:lang w:val="en-US"/>
        </w:rPr>
        <w:t xml:space="preserve">https://doi.org/10.1093/llc/fqy071</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Ding, Yi, and Tianyao Shi. “Sustainable LLM Serving: Environmental Implications, Challenges, and Opportunities : Invited Paper.” </w:t>
      </w:r>
      <w:r>
        <w:rPr>
          <w:rFonts w:eastAsia="Times New Roman" w:cstheme="minorHAnsi"/>
          <w:i/>
          <w:color w:val="000000"/>
          <w:lang w:val="en-US"/>
        </w:rPr>
        <w:t xml:space="preserve">2024 IEEE 15th International Green and Sustainable Computing Conference (IGSC)</w:t>
      </w:r>
      <w:r>
        <w:rPr>
          <w:rFonts w:eastAsia="Times New Roman" w:cstheme="minorHAnsi"/>
          <w:color w:val="000000"/>
          <w:lang w:val="en-US"/>
        </w:rPr>
        <w:t xml:space="preserve">, November 2024, 37–38. </w:t>
      </w:r>
      <w:r>
        <w:fldChar w:fldCharType="begin"/>
      </w:r>
      <w:r>
        <w:rPr>
          <w:lang w:val="en-US"/>
          <w:rPrChange w:id="57" w:author="Julie Giovacchini" w:date="2026-05-04T13:10:00Z">
            <w:rPr/>
          </w:rPrChange>
        </w:rPr>
        <w:instrText xml:space="preserve">HYPERLINK "https://doi.org/10.1109/IGSC64514.2024.00016" \o "https://doi.org/10.1109/IGSC64514.2024.00016"</w:instrText>
      </w:r>
      <w:r>
        <w:fldChar w:fldCharType="separate"/>
      </w:r>
      <w:r>
        <w:rPr>
          <w:rStyle w:val="974"/>
          <w:rFonts w:eastAsia="Times New Roman" w:cstheme="minorHAnsi"/>
          <w:color w:val="0000ee"/>
          <w:lang w:val="en-US"/>
        </w:rPr>
        <w:t xml:space="preserve">https://doi.org/10.1109/IGSC64514.2024.00016</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Driscoll, Matthew James, and Elena Pierazzo. </w:t>
      </w:r>
      <w:r>
        <w:rPr>
          <w:rFonts w:eastAsia="Times New Roman" w:cstheme="minorHAnsi"/>
          <w:i/>
          <w:color w:val="000000"/>
          <w:lang w:val="en-US"/>
        </w:rPr>
        <w:t xml:space="preserve">Digital Scholarly Editing: Theories and Practices</w:t>
      </w:r>
      <w:r>
        <w:rPr>
          <w:rFonts w:eastAsia="Times New Roman" w:cstheme="minorHAnsi"/>
          <w:color w:val="000000"/>
          <w:lang w:val="en-US"/>
        </w:rPr>
        <w:t xml:space="preserve">. Open Book Publishers, 2016. </w:t>
      </w:r>
      <w:r>
        <w:fldChar w:fldCharType="begin"/>
      </w:r>
      <w:r>
        <w:rPr>
          <w:lang w:val="en-US"/>
          <w:rPrChange w:id="58" w:author="Julie Giovacchini" w:date="2026-05-04T13:04:00Z">
            <w:rPr/>
          </w:rPrChange>
        </w:rPr>
        <w:instrText xml:space="preserve">HYPERLINK "https://doi.org/10.11647/obp.0095" \o "https://doi.org/10.11647/obp.0095"</w:instrText>
      </w:r>
      <w:r>
        <w:fldChar w:fldCharType="separate"/>
      </w:r>
      <w:r>
        <w:rPr>
          <w:rStyle w:val="974"/>
          <w:rFonts w:eastAsia="Times New Roman" w:cstheme="minorHAnsi"/>
          <w:color w:val="0000ee"/>
          <w:lang w:val="en-US"/>
        </w:rPr>
        <w:t xml:space="preserve">https://doi.org/10.11647/obp.0095</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de-DE"/>
          <w:rPrChange w:id="59" w:author="Julie Giovacchini" w:date="2026-05-04T13:10:00Z">
            <w:rPr>
              <w:rFonts w:cstheme="minorHAnsi"/>
              <w:lang w:val="en-US"/>
            </w:rPr>
          </w:rPrChange>
        </w:rPr>
      </w:pPr>
      <w:r>
        <w:rPr>
          <w:rFonts w:eastAsia="Times New Roman" w:cstheme="minorHAnsi"/>
          <w:color w:val="000000"/>
          <w:lang w:val="en-US"/>
        </w:rPr>
        <w:t xml:space="preserve">“FAIR Principles.” n.d. </w:t>
      </w:r>
      <w:r>
        <w:fldChar w:fldCharType="begin"/>
      </w:r>
      <w:r>
        <w:rPr>
          <w:lang w:val="en-US"/>
          <w:rPrChange w:id="60" w:author="Julie Giovacchini" w:date="2026-05-04T13:04:00Z">
            <w:rPr/>
          </w:rPrChange>
        </w:rPr>
        <w:instrText xml:space="preserve">HYPERLINK "https://www.go-fair.org/fair-principles/" \o "https://www.go-fair.org/fair-principles/"</w:instrText>
      </w:r>
      <w:r>
        <w:fldChar w:fldCharType="separate"/>
      </w:r>
      <w:r>
        <w:rPr>
          <w:rStyle w:val="974"/>
          <w:rFonts w:eastAsia="Times New Roman" w:cstheme="minorHAnsi"/>
          <w:color w:val="0000ee"/>
          <w:lang w:val="de-DE"/>
          <w:rPrChange w:id="61" w:author="Julie Giovacchini" w:date="2026-05-04T13:10:00Z">
            <w:rPr>
              <w:rFonts w:eastAsia="Times New Roman" w:cstheme="minorHAnsi"/>
              <w:color w:val="0000ee"/>
              <w:lang w:val="en-US"/>
            </w:rPr>
          </w:rPrChange>
        </w:rPr>
        <w:t xml:space="preserve">https://www.go-fair.org/fair-principles/</w:t>
      </w:r>
      <w:r>
        <w:fldChar w:fldCharType="end"/>
      </w:r>
      <w:r>
        <w:rPr>
          <w:rFonts w:eastAsia="Times New Roman" w:cstheme="minorHAnsi"/>
          <w:color w:val="000000"/>
          <w:lang w:val="de-DE"/>
          <w:rPrChange w:id="62" w:author="Julie Giovacchini" w:date="2026-05-04T13:10:00Z">
            <w:rPr>
              <w:rFonts w:eastAsia="Times New Roman" w:cstheme="minorHAnsi"/>
              <w:color w:val="000000"/>
              <w:lang w:val="en-US"/>
            </w:rPr>
          </w:rPrChange>
        </w:rPr>
        <w:t xml:space="preserve">.</w:t>
      </w:r>
      <w:r>
        <w:rPr>
          <w:rFonts w:cstheme="minorHAnsi"/>
          <w:lang w:val="de-DE"/>
          <w:rPrChange w:id="63" w:author="Julie Giovacchini" w:date="2026-05-04T13:10:00Z">
            <w:rPr>
              <w:rFonts w:cstheme="minorHAnsi"/>
              <w:lang w:val="en-US"/>
            </w:rPr>
          </w:rPrChange>
        </w:rPr>
      </w:r>
      <w:r>
        <w:rPr>
          <w:rFonts w:cstheme="minorHAnsi"/>
          <w:lang w:val="de-DE"/>
          <w:rPrChange w:id="64" w:author="Julie Giovacchini" w:date="2026-05-04T13:10:00Z">
            <w:rPr>
              <w:rFonts w:cstheme="minorHAnsi"/>
              <w:lang w:val="en-US"/>
            </w:rPr>
          </w:rPrChange>
        </w:rPr>
      </w:r>
    </w:p>
    <w:p>
      <w:pPr>
        <w:pBdr/>
        <w:spacing w:line="324" w:lineRule="atLeast"/>
        <w:ind w:hanging="480"/>
        <w:rPr>
          <w:rFonts w:cstheme="minorHAnsi"/>
          <w:lang w:val="en-US"/>
        </w:rPr>
      </w:pPr>
      <w:r>
        <w:rPr>
          <w:rFonts w:eastAsia="Times New Roman" w:cstheme="minorHAnsi"/>
          <w:color w:val="000000"/>
          <w:lang w:val="de-DE"/>
          <w:rPrChange w:id="65" w:author="Julie Giovacchini" w:date="2026-05-04T13:04:00Z">
            <w:rPr>
              <w:rFonts w:eastAsia="Times New Roman" w:cstheme="minorHAnsi"/>
              <w:color w:val="000000"/>
              <w:lang w:val="en-US"/>
            </w:rPr>
          </w:rPrChange>
        </w:rPr>
        <w:t xml:space="preserve">Fernández Riva, Gustavo, and Victor Millet. </w:t>
      </w:r>
      <w:r>
        <w:rPr>
          <w:rFonts w:eastAsia="Times New Roman" w:cstheme="minorHAnsi"/>
          <w:color w:val="000000"/>
          <w:lang w:val="de-DE"/>
        </w:rPr>
        <w:t xml:space="preserve">“Der Arme Heinrich - Digital: Transcriptions.” </w:t>
      </w:r>
      <w:r>
        <w:rPr>
          <w:rFonts w:eastAsia="Times New Roman" w:cstheme="minorHAnsi"/>
          <w:color w:val="000000"/>
          <w:lang w:val="en-US"/>
        </w:rPr>
        <w:t xml:space="preserve">With Gustavo Fernández Riva, Victor Millet, Heidelberg University Library, Jakub Šimek, and Dietmar Peschel. heiDATA, 2018. Text/xml. </w:t>
      </w:r>
      <w:r>
        <w:fldChar w:fldCharType="begin"/>
      </w:r>
      <w:r>
        <w:rPr>
          <w:lang w:val="en-US"/>
          <w:rPrChange w:id="66" w:author="Julie Giovacchini" w:date="2026-05-04T13:04:00Z">
            <w:rPr/>
          </w:rPrChange>
        </w:rPr>
        <w:instrText xml:space="preserve">HYPERLINK "https://doi.org/10.11588/DATA/FNKJ2Y" \o "https://doi.org/10.11588/DATA/FNKJ2Y"</w:instrText>
      </w:r>
      <w:r>
        <w:fldChar w:fldCharType="separate"/>
      </w:r>
      <w:r>
        <w:rPr>
          <w:rStyle w:val="974"/>
          <w:rFonts w:eastAsia="Times New Roman" w:cstheme="minorHAnsi"/>
          <w:color w:val="0000ee"/>
          <w:lang w:val="en-US"/>
        </w:rPr>
        <w:t xml:space="preserve">https://doi.org/10.11588/DATA/FNKJ2Y</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rPr>
      </w:pPr>
      <w:r>
        <w:rPr>
          <w:rFonts w:eastAsia="Times New Roman" w:cstheme="minorHAnsi"/>
          <w:color w:val="000000"/>
          <w:lang w:val="en-US"/>
        </w:rPr>
        <w:t xml:space="preserve">Fullerton, Tracy. “Walden, a Game EDU.” </w:t>
      </w:r>
      <w:r>
        <w:rPr>
          <w:rFonts w:eastAsia="Times New Roman" w:cstheme="minorHAnsi"/>
          <w:i/>
          <w:color w:val="000000"/>
          <w:lang w:val="en-US"/>
        </w:rPr>
        <w:t xml:space="preserve">Games + Learning + Society Conference Proceedings</w:t>
      </w:r>
      <w:r>
        <w:rPr>
          <w:rFonts w:eastAsia="Times New Roman" w:cstheme="minorHAnsi"/>
          <w:color w:val="000000"/>
          <w:lang w:val="en-US"/>
        </w:rPr>
        <w:t xml:space="preserve">, September 18, 2022. </w:t>
      </w:r>
      <w:r>
        <w:fldChar w:fldCharType="begin"/>
      </w:r>
      <w:r>
        <w:rPr>
          <w:lang w:val="en-US"/>
          <w:rPrChange w:id="67" w:author="Julie Giovacchini" w:date="2026-05-04T13:04:00Z">
            <w:rPr/>
          </w:rPrChange>
        </w:rPr>
        <w:instrText xml:space="preserve">HYPERLINK "https://escholarship.org/uc/item/9tn6053m" \o "https://escholarship.org/uc/item/9tn6053m"</w:instrText>
      </w:r>
      <w:r>
        <w:fldChar w:fldCharType="separate"/>
      </w:r>
      <w:r>
        <w:rPr>
          <w:rStyle w:val="974"/>
          <w:rFonts w:eastAsia="Times New Roman" w:cstheme="minorHAnsi"/>
          <w:color w:val="0000ee"/>
        </w:rPr>
        <w:t xml:space="preserve">https://escholarship.org/uc/item/9tn6053m</w:t>
      </w:r>
      <w:r>
        <w:fldChar w:fldCharType="end"/>
      </w:r>
      <w:r>
        <w:rPr>
          <w:rFonts w:eastAsia="Times New Roman" w:cstheme="minorHAnsi"/>
          <w:color w:val="000000"/>
        </w:rPr>
        <w:t xml:space="preserve">.</w:t>
      </w:r>
      <w:r>
        <w:rPr>
          <w:rFonts w:cstheme="minorHAnsi"/>
        </w:rPr>
      </w:r>
      <w:r>
        <w:rPr>
          <w:rFonts w:cstheme="minorHAnsi"/>
        </w:rPr>
      </w:r>
    </w:p>
    <w:p>
      <w:pPr>
        <w:pBdr/>
        <w:spacing w:line="324" w:lineRule="atLeast"/>
        <w:ind w:hanging="480"/>
        <w:rPr>
          <w:rFonts w:cstheme="minorHAnsi"/>
        </w:rPr>
      </w:pPr>
      <w:r>
        <w:rPr>
          <w:rFonts w:eastAsia="Times New Roman" w:cstheme="minorHAnsi"/>
          <w:color w:val="000000"/>
        </w:rPr>
        <w:t xml:space="preserve">Galleron, Ioana, Marie-Luce Demonet, Cécile Meynard, et al. </w:t>
      </w:r>
      <w:r>
        <w:rPr>
          <w:rFonts w:eastAsia="Times New Roman" w:cstheme="minorHAnsi"/>
          <w:i/>
          <w:color w:val="000000"/>
        </w:rPr>
        <w:t xml:space="preserve">Les publications numériques de corpus d’auteurs – Guide de travail, grille d’analyse et recommandations, consortium CAHIER</w:t>
      </w:r>
      <w:r>
        <w:rPr>
          <w:rFonts w:eastAsia="Times New Roman" w:cstheme="minorHAnsi"/>
          <w:color w:val="000000"/>
        </w:rPr>
        <w:t xml:space="preserve">. Consortium CAHIER, 2018. </w:t>
      </w:r>
      <w:hyperlink r:id="rId27" w:tooltip="https://cahier.hypotheses.org/guides/les-publications-numeriques-de-corpus-dauteurs" w:history="1">
        <w:r>
          <w:rPr>
            <w:rStyle w:val="974"/>
            <w:rFonts w:eastAsia="Times New Roman" w:cstheme="minorHAnsi"/>
            <w:color w:val="0000ee"/>
          </w:rPr>
          <w:t xml:space="preserve">https://cahier.hypotheses.org/guides/les-publications-numeriques-de-corpus-dauteurs</w:t>
        </w:r>
      </w:hyperlink>
      <w:r>
        <w:rPr>
          <w:rFonts w:eastAsia="Times New Roman" w:cstheme="minorHAnsi"/>
          <w:color w:val="000000"/>
        </w:rPr>
        <w:t xml:space="preserve">.</w:t>
      </w:r>
      <w:r>
        <w:rPr>
          <w:rFonts w:cstheme="minorHAnsi"/>
        </w:rPr>
      </w:r>
      <w:r>
        <w:rPr>
          <w:rFonts w:cstheme="minorHAnsi"/>
        </w:rPr>
      </w:r>
    </w:p>
    <w:p>
      <w:pPr>
        <w:pBdr/>
        <w:spacing w:line="324" w:lineRule="atLeast"/>
        <w:ind w:hanging="480"/>
        <w:rPr>
          <w:rFonts w:cstheme="minorHAnsi"/>
          <w:lang w:val="en-US"/>
        </w:rPr>
      </w:pPr>
      <w:r>
        <w:rPr>
          <w:rFonts w:eastAsia="Times New Roman" w:cstheme="minorHAnsi"/>
          <w:color w:val="000000"/>
        </w:rPr>
        <w:t xml:space="preserve">GitHub. “LABEX OBVIL.” </w:t>
      </w:r>
      <w:r>
        <w:rPr>
          <w:rFonts w:eastAsia="Times New Roman" w:cstheme="minorHAnsi"/>
          <w:color w:val="000000"/>
          <w:lang w:val="en-US"/>
        </w:rPr>
        <w:t xml:space="preserve">Accessed April 13, 2026. </w:t>
      </w:r>
      <w:r>
        <w:fldChar w:fldCharType="begin"/>
      </w:r>
      <w:r>
        <w:rPr>
          <w:lang w:val="en-US"/>
          <w:rPrChange w:id="68" w:author="Julie Giovacchini" w:date="2026-05-04T13:04:00Z">
            <w:rPr/>
          </w:rPrChange>
        </w:rPr>
        <w:instrText xml:space="preserve">HYPERLINK "https://github.com/OBVIL" \o "https://github.com/OBVIL"</w:instrText>
      </w:r>
      <w:r>
        <w:fldChar w:fldCharType="separate"/>
      </w:r>
      <w:r>
        <w:rPr>
          <w:rStyle w:val="974"/>
          <w:rFonts w:eastAsia="Times New Roman" w:cstheme="minorHAnsi"/>
          <w:color w:val="0000ee"/>
          <w:lang w:val="en-US"/>
        </w:rPr>
        <w:t xml:space="preserve">https://github.com/OBVIL</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de-DE"/>
        </w:rPr>
      </w:pPr>
      <w:r>
        <w:rPr>
          <w:rFonts w:eastAsia="Times New Roman" w:cstheme="minorHAnsi"/>
          <w:color w:val="000000"/>
          <w:lang w:val="de-DE"/>
        </w:rPr>
        <w:t xml:space="preserve">Götz, Carmen, ed. </w:t>
      </w:r>
      <w:r>
        <w:rPr>
          <w:rFonts w:eastAsia="Times New Roman" w:cstheme="minorHAnsi"/>
          <w:i/>
          <w:color w:val="000000"/>
          <w:lang w:val="de-DE"/>
        </w:rPr>
        <w:t xml:space="preserve">Alexander von Humboldt: Tagebücher der Amerikanischen Reise: Von Spanien nach Cumaná</w:t>
      </w:r>
      <w:r>
        <w:rPr>
          <w:rFonts w:eastAsia="Times New Roman" w:cstheme="minorHAnsi"/>
          <w:color w:val="000000"/>
          <w:lang w:val="de-DE"/>
        </w:rPr>
        <w:t xml:space="preserve">. Springer Berlin Heidelberg, 2022. </w:t>
      </w:r>
      <w:r>
        <w:fldChar w:fldCharType="begin"/>
      </w:r>
      <w:r>
        <w:rPr>
          <w:lang w:val="de-DE"/>
          <w:rPrChange w:id="69" w:author="Julie Giovacchini" w:date="2026-05-04T13:10:00Z">
            <w:rPr/>
          </w:rPrChange>
        </w:rPr>
        <w:instrText xml:space="preserve">HYPERLINK "https://doi.org/10.1007/978-3-662-64274-0" \o "https://doi.org/10.1007/978-3-662-64274-0"</w:instrText>
      </w:r>
      <w:r>
        <w:fldChar w:fldCharType="separate"/>
      </w:r>
      <w:r>
        <w:rPr>
          <w:rStyle w:val="974"/>
          <w:rFonts w:eastAsia="Times New Roman" w:cstheme="minorHAnsi"/>
          <w:color w:val="0000ee"/>
          <w:lang w:val="de-DE"/>
        </w:rPr>
        <w:t xml:space="preserve">https://doi.org/10.1007/978-3-662-64274-0</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de-DE"/>
          <w:rPrChange w:id="70" w:author="Julie Giovacchini" w:date="2026-05-04T13:04:00Z">
            <w:rPr>
              <w:rFonts w:cstheme="minorHAnsi"/>
              <w:lang w:val="en-US"/>
            </w:rPr>
          </w:rPrChange>
        </w:rPr>
      </w:pPr>
      <w:r>
        <w:rPr>
          <w:rFonts w:eastAsia="Times New Roman" w:cstheme="minorHAnsi"/>
          <w:color w:val="000000"/>
          <w:lang w:val="de-DE"/>
        </w:rPr>
        <w:t xml:space="preserve">Greening DH. “Greening DH.” </w:t>
      </w:r>
      <w:r>
        <w:rPr>
          <w:rFonts w:eastAsia="Times New Roman" w:cstheme="minorHAnsi"/>
          <w:color w:val="000000"/>
          <w:lang w:val="de-DE"/>
          <w:rPrChange w:id="71" w:author="Julie Giovacchini" w:date="2026-05-04T13:10:00Z">
            <w:rPr>
              <w:rFonts w:eastAsia="Times New Roman" w:cstheme="minorHAnsi"/>
              <w:color w:val="000000"/>
              <w:lang w:val="en-US"/>
            </w:rPr>
          </w:rPrChange>
        </w:rPr>
        <w:t xml:space="preserve">Accessed April 13, 2026. </w:t>
      </w:r>
      <w:r>
        <w:fldChar w:fldCharType="begin"/>
      </w:r>
      <w:r>
        <w:rPr>
          <w:lang w:val="de-DE"/>
          <w:rPrChange w:id="72" w:author="Julie Giovacchini" w:date="2026-05-04T13:10:00Z">
            <w:rPr/>
          </w:rPrChange>
        </w:rPr>
        <w:instrText xml:space="preserve">HYPERLINK "https://dhd-greening.github.io/" \o "https://dhd-greening.github.io/"</w:instrText>
      </w:r>
      <w:r>
        <w:fldChar w:fldCharType="separate"/>
      </w:r>
      <w:r>
        <w:rPr>
          <w:rStyle w:val="974"/>
          <w:rFonts w:eastAsia="Times New Roman" w:cstheme="minorHAnsi"/>
          <w:color w:val="0000ee"/>
          <w:lang w:val="de-DE"/>
          <w:rPrChange w:id="73" w:author="Julie Giovacchini" w:date="2026-05-04T13:04:00Z">
            <w:rPr>
              <w:rFonts w:eastAsia="Times New Roman" w:cstheme="minorHAnsi"/>
              <w:color w:val="0000ee"/>
              <w:lang w:val="en-US"/>
            </w:rPr>
          </w:rPrChange>
        </w:rPr>
        <w:t xml:space="preserve">https://dhd-greening.github.io/</w:t>
      </w:r>
      <w:r>
        <w:fldChar w:fldCharType="end"/>
      </w:r>
      <w:r>
        <w:rPr>
          <w:rFonts w:eastAsia="Times New Roman" w:cstheme="minorHAnsi"/>
          <w:color w:val="000000"/>
          <w:lang w:val="de-DE"/>
          <w:rPrChange w:id="74" w:author="Julie Giovacchini" w:date="2026-05-04T13:04:00Z">
            <w:rPr>
              <w:rFonts w:eastAsia="Times New Roman" w:cstheme="minorHAnsi"/>
              <w:color w:val="000000"/>
              <w:lang w:val="en-US"/>
            </w:rPr>
          </w:rPrChange>
        </w:rPr>
        <w:t xml:space="preserve">.</w:t>
      </w:r>
      <w:r>
        <w:rPr>
          <w:rFonts w:cstheme="minorHAnsi"/>
          <w:lang w:val="de-DE"/>
          <w:rPrChange w:id="75" w:author="Julie Giovacchini" w:date="2026-05-04T13:04:00Z">
            <w:rPr>
              <w:rFonts w:cstheme="minorHAnsi"/>
              <w:lang w:val="en-US"/>
            </w:rPr>
          </w:rPrChange>
        </w:rPr>
      </w:r>
      <w:r>
        <w:rPr>
          <w:rFonts w:cstheme="minorHAnsi"/>
          <w:lang w:val="de-DE"/>
          <w:rPrChange w:id="76" w:author="Julie Giovacchini" w:date="2026-05-04T13:04:00Z">
            <w:rPr>
              <w:rFonts w:cstheme="minorHAnsi"/>
              <w:lang w:val="en-US"/>
            </w:rPr>
          </w:rPrChange>
        </w:rPr>
      </w:r>
    </w:p>
    <w:p>
      <w:pPr>
        <w:pBdr/>
        <w:spacing w:line="324" w:lineRule="atLeast"/>
        <w:ind w:hanging="480"/>
        <w:rPr>
          <w:rFonts w:cstheme="minorHAnsi"/>
          <w:lang w:val="en-US"/>
        </w:rPr>
      </w:pPr>
      <w:r>
        <w:rPr>
          <w:rFonts w:eastAsia="Times New Roman" w:cstheme="minorHAnsi"/>
          <w:color w:val="000000"/>
          <w:lang w:val="de-DE"/>
        </w:rPr>
        <w:t xml:space="preserve">“Handbuch Zur Erstellung Einer Digitalen Edition - Beta Version.” </w:t>
      </w:r>
      <w:r>
        <w:rPr>
          <w:rFonts w:eastAsia="Times New Roman" w:cstheme="minorHAnsi"/>
          <w:color w:val="000000"/>
          <w:lang w:val="en-US"/>
        </w:rPr>
        <w:t xml:space="preserve">Accessed December 18, 2025. </w:t>
      </w:r>
      <w:r>
        <w:fldChar w:fldCharType="begin"/>
      </w:r>
      <w:r>
        <w:rPr>
          <w:lang w:val="en-US"/>
          <w:rPrChange w:id="77" w:author="Julie Giovacchini" w:date="2026-05-04T13:04:00Z">
            <w:rPr/>
          </w:rPrChange>
        </w:rPr>
        <w:instrText xml:space="preserve">HYPERLINK "https://digital-editions.pages.uzh.ch/proto4diged/handbook/" \o "https://digital-editions.pages.uzh.ch/proto4diged/handbook/"</w:instrText>
      </w:r>
      <w:r>
        <w:fldChar w:fldCharType="separate"/>
      </w:r>
      <w:r>
        <w:rPr>
          <w:rStyle w:val="974"/>
          <w:rFonts w:eastAsia="Times New Roman" w:cstheme="minorHAnsi"/>
          <w:color w:val="0000ee"/>
          <w:lang w:val="en-US"/>
        </w:rPr>
        <w:t xml:space="preserve">https://digital-editions.pages.uzh.ch/proto4diged/handbook/</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de-DE"/>
        </w:rPr>
      </w:pPr>
      <w:r>
        <w:rPr>
          <w:rFonts w:eastAsia="Times New Roman" w:cstheme="minorHAnsi"/>
          <w:color w:val="000000"/>
          <w:lang w:val="de-DE"/>
        </w:rPr>
        <w:t xml:space="preserve">Henzel, Katrin. “Digitale Genetische Editionen Aus Der Nutzerperspektive.” In </w:t>
      </w:r>
      <w:r>
        <w:rPr>
          <w:rFonts w:eastAsia="Times New Roman" w:cstheme="minorHAnsi"/>
          <w:i/>
          <w:color w:val="000000"/>
          <w:lang w:val="de-DE"/>
        </w:rPr>
        <w:t xml:space="preserve">Textgenese in Der Digitalen Edition</w:t>
      </w:r>
      <w:r>
        <w:rPr>
          <w:rFonts w:eastAsia="Times New Roman" w:cstheme="minorHAnsi"/>
          <w:color w:val="000000"/>
          <w:lang w:val="de-DE"/>
        </w:rPr>
        <w:t xml:space="preserve">, edited by Anke Bosse and Walter Fanta. De Gruyter, 2019. </w:t>
      </w:r>
      <w:r>
        <w:fldChar w:fldCharType="begin"/>
      </w:r>
      <w:r>
        <w:rPr>
          <w:lang w:val="de-DE"/>
          <w:rPrChange w:id="78" w:author="Julie Giovacchini" w:date="2026-05-04T13:04:00Z">
            <w:rPr/>
          </w:rPrChange>
        </w:rPr>
        <w:instrText xml:space="preserve">HYPERLINK "https://doi.org/10.1515/9783110575996-005" \o "https://doi.org/10.1515/9783110575996-005"</w:instrText>
      </w:r>
      <w:r>
        <w:fldChar w:fldCharType="separate"/>
      </w:r>
      <w:r>
        <w:rPr>
          <w:rStyle w:val="974"/>
          <w:rFonts w:eastAsia="Times New Roman" w:cstheme="minorHAnsi"/>
          <w:color w:val="0000ee"/>
          <w:lang w:val="de-DE"/>
        </w:rPr>
        <w:t xml:space="preserve">https://doi.org/10.1515/9783110575996-005</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it-IT"/>
          <w:rPrChange w:id="79" w:author="Julie Giovacchini" w:date="2026-05-04T13:04:00Z">
            <w:rPr>
              <w:rFonts w:cstheme="minorHAnsi"/>
              <w:lang w:val="en-US"/>
            </w:rPr>
          </w:rPrChange>
        </w:rPr>
      </w:pPr>
      <w:r>
        <w:rPr>
          <w:rFonts w:eastAsia="Times New Roman" w:cstheme="minorHAnsi"/>
          <w:color w:val="000000"/>
          <w:lang w:val="de-DE"/>
        </w:rPr>
        <w:t xml:space="preserve">Hess, Jan. “Von OCR Und HTR Bis NER Und LLM: Zur (Teil-)Automatisierung Digitaler Editions- Und Transformationsprozesse.” </w:t>
      </w:r>
      <w:r>
        <w:rPr>
          <w:rFonts w:eastAsia="Times New Roman" w:cstheme="minorHAnsi"/>
          <w:i/>
          <w:color w:val="000000"/>
          <w:lang w:val="it-IT"/>
          <w:rPrChange w:id="80" w:author="Julie Giovacchini" w:date="2026-05-04T13:04:00Z">
            <w:rPr>
              <w:rFonts w:eastAsia="Times New Roman" w:cstheme="minorHAnsi"/>
              <w:i/>
              <w:color w:val="000000"/>
              <w:lang w:val="en-US"/>
            </w:rPr>
          </w:rPrChange>
        </w:rPr>
        <w:t xml:space="preserve">Editio</w:t>
      </w:r>
      <w:r>
        <w:rPr>
          <w:rFonts w:eastAsia="Times New Roman" w:cstheme="minorHAnsi"/>
          <w:color w:val="000000"/>
          <w:lang w:val="it-IT"/>
          <w:rPrChange w:id="81" w:author="Julie Giovacchini" w:date="2026-05-04T13:04:00Z">
            <w:rPr>
              <w:rFonts w:eastAsia="Times New Roman" w:cstheme="minorHAnsi"/>
              <w:color w:val="000000"/>
              <w:lang w:val="en-US"/>
            </w:rPr>
          </w:rPrChange>
        </w:rPr>
        <w:t xml:space="preserve"> 38, no. 1 (2024): 147–62. </w:t>
      </w:r>
      <w:r>
        <w:fldChar w:fldCharType="begin"/>
      </w:r>
      <w:r>
        <w:rPr>
          <w:lang w:val="it-IT"/>
          <w:rPrChange w:id="82" w:author="Julie Giovacchini" w:date="2026-05-04T13:04:00Z">
            <w:rPr/>
          </w:rPrChange>
        </w:rPr>
        <w:instrText xml:space="preserve">HYPERLINK "https://doi.org/10.1515/editio-2024-0009" \o "https://doi.org/10.1515/editio-2024-0009"</w:instrText>
      </w:r>
      <w:r>
        <w:fldChar w:fldCharType="separate"/>
      </w:r>
      <w:r>
        <w:rPr>
          <w:rStyle w:val="974"/>
          <w:rFonts w:eastAsia="Times New Roman" w:cstheme="minorHAnsi"/>
          <w:color w:val="0000ee"/>
          <w:lang w:val="it-IT"/>
          <w:rPrChange w:id="83" w:author="Julie Giovacchini" w:date="2026-05-04T13:04:00Z">
            <w:rPr>
              <w:rFonts w:eastAsia="Times New Roman" w:cstheme="minorHAnsi"/>
              <w:color w:val="0000ee"/>
              <w:lang w:val="en-US"/>
            </w:rPr>
          </w:rPrChange>
        </w:rPr>
        <w:t xml:space="preserve">https://doi.org/10.1515/editio-2024-0009</w:t>
      </w:r>
      <w:r>
        <w:fldChar w:fldCharType="end"/>
      </w:r>
      <w:r>
        <w:rPr>
          <w:rFonts w:eastAsia="Times New Roman" w:cstheme="minorHAnsi"/>
          <w:color w:val="000000"/>
          <w:lang w:val="it-IT"/>
          <w:rPrChange w:id="84" w:author="Julie Giovacchini" w:date="2026-05-04T13:04:00Z">
            <w:rPr>
              <w:rFonts w:eastAsia="Times New Roman" w:cstheme="minorHAnsi"/>
              <w:color w:val="000000"/>
              <w:lang w:val="en-US"/>
            </w:rPr>
          </w:rPrChange>
        </w:rPr>
        <w:t xml:space="preserve">.</w:t>
      </w:r>
      <w:r>
        <w:rPr>
          <w:rFonts w:cstheme="minorHAnsi"/>
          <w:lang w:val="it-IT"/>
          <w:rPrChange w:id="85" w:author="Julie Giovacchini" w:date="2026-05-04T13:04:00Z">
            <w:rPr>
              <w:rFonts w:cstheme="minorHAnsi"/>
              <w:lang w:val="en-US"/>
            </w:rPr>
          </w:rPrChange>
        </w:rPr>
      </w:r>
      <w:r>
        <w:rPr>
          <w:rFonts w:cstheme="minorHAnsi"/>
          <w:lang w:val="it-IT"/>
          <w:rPrChange w:id="86" w:author="Julie Giovacchini" w:date="2026-05-04T13:04:00Z">
            <w:rPr>
              <w:rFonts w:cstheme="minorHAnsi"/>
              <w:lang w:val="en-US"/>
            </w:rPr>
          </w:rPrChange>
        </w:rPr>
      </w:r>
    </w:p>
    <w:p>
      <w:pPr>
        <w:pBdr/>
        <w:spacing w:line="324" w:lineRule="atLeast"/>
        <w:ind w:hanging="480"/>
        <w:rPr>
          <w:rFonts w:cstheme="minorHAnsi"/>
          <w:lang w:val="en-US"/>
        </w:rPr>
      </w:pPr>
      <w:r>
        <w:rPr>
          <w:rFonts w:eastAsia="Times New Roman" w:cstheme="minorHAnsi"/>
          <w:color w:val="000000"/>
          <w:lang w:val="it-IT"/>
          <w:rPrChange w:id="87" w:author="Julie Giovacchini" w:date="2026-05-04T13:04:00Z">
            <w:rPr>
              <w:rFonts w:eastAsia="Times New Roman" w:cstheme="minorHAnsi"/>
              <w:color w:val="000000"/>
              <w:lang w:val="en-US"/>
            </w:rPr>
          </w:rPrChange>
        </w:rPr>
        <w:t xml:space="preserve">Hindermann, Maximilian, Sorin Marti, Anthea Alberto, et al. </w:t>
      </w:r>
      <w:r>
        <w:rPr>
          <w:rFonts w:eastAsia="Times New Roman" w:cstheme="minorHAnsi"/>
          <w:i/>
          <w:color w:val="000000"/>
          <w:lang w:val="en-US"/>
        </w:rPr>
        <w:t xml:space="preserve">RISE-UNIBAS/Humanities_data_benchmark</w:t>
      </w:r>
      <w:r>
        <w:rPr>
          <w:rFonts w:eastAsia="Times New Roman" w:cstheme="minorHAnsi"/>
          <w:color w:val="000000"/>
          <w:lang w:val="en-US"/>
        </w:rPr>
        <w:t xml:space="preserve">. Zenodo, released March 24, 2026. </w:t>
      </w:r>
      <w:r>
        <w:fldChar w:fldCharType="begin"/>
      </w:r>
      <w:r>
        <w:rPr>
          <w:lang w:val="en-US"/>
          <w:rPrChange w:id="88" w:author="Julie Giovacchini" w:date="2026-05-04T13:04:00Z">
            <w:rPr/>
          </w:rPrChange>
        </w:rPr>
        <w:instrText xml:space="preserve">HYPERLINK "https://doi.org/10.5281/ZENODO.19204070" \o "https://doi.org/10.5281/ZENODO.19204070"</w:instrText>
      </w:r>
      <w:r>
        <w:fldChar w:fldCharType="separate"/>
      </w:r>
      <w:r>
        <w:rPr>
          <w:rStyle w:val="974"/>
          <w:rFonts w:eastAsia="Times New Roman" w:cstheme="minorHAnsi"/>
          <w:color w:val="0000ee"/>
          <w:lang w:val="en-US"/>
        </w:rPr>
        <w:t xml:space="preserve">https://doi.org/10.5281/ZENODO.19204070</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rPr>
      </w:pPr>
      <w:r>
        <w:rPr>
          <w:rFonts w:eastAsia="Times New Roman" w:cstheme="minorHAnsi"/>
          <w:color w:val="000000"/>
          <w:lang w:val="en-US"/>
        </w:rPr>
        <w:t xml:space="preserve">International Research Office of the University of Padua. “Fair Data Management Plan. Guidelines and Annotated Template. Based on the Horizon Europe Data Management Plan Template.” September 18, 2024. </w:t>
      </w:r>
      <w:r>
        <w:fldChar w:fldCharType="begin"/>
      </w:r>
      <w:r>
        <w:rPr>
          <w:lang w:val="en-US"/>
          <w:rPrChange w:id="89" w:author="Julie Giovacchini" w:date="2026-05-04T13:04:00Z">
            <w:rPr/>
          </w:rPrChange>
        </w:rPr>
        <w:instrText xml:space="preserve">HYPERLIN</w:instrText>
      </w:r>
      <w:r>
        <w:rPr>
          <w:lang w:val="en-US"/>
          <w:rPrChange w:id="90" w:author="Julie Giovacchini" w:date="2026-05-04T13:04:00Z">
            <w:rPr/>
          </w:rPrChange>
        </w:rPr>
        <w:instrText xml:space="preserve">K "https://biblio.unipd.it/biblioteca-digitale/per-chi-pubblica/documenti-e-materiali/unipd_dmp-guidelines_18-09-2024_v4-3.pdf" \o "https://biblio.unipd.it/biblioteca-digitale/per-chi-pubblica/documenti-e-materiali/unipd_dmp-guidelines_18-09-2024_v4-3.pdf"</w:instrText>
      </w:r>
      <w:r>
        <w:fldChar w:fldCharType="separate"/>
      </w:r>
      <w:r>
        <w:rPr>
          <w:rStyle w:val="974"/>
          <w:rFonts w:eastAsia="Times New Roman" w:cstheme="minorHAnsi"/>
          <w:color w:val="0000ee"/>
        </w:rPr>
        <w:t xml:space="preserve">https://biblio.unipd.it/biblioteca-digitale/per-chi-pubblica/documenti-e-materiali/unipd_dmp-guidelines_18-09-2024_v4-3.pdf</w:t>
      </w:r>
      <w:r>
        <w:fldChar w:fldCharType="end"/>
      </w:r>
      <w:r>
        <w:rPr>
          <w:rFonts w:eastAsia="Times New Roman" w:cstheme="minorHAnsi"/>
          <w:color w:val="000000"/>
        </w:rPr>
        <w:t xml:space="preserve">.</w:t>
      </w:r>
      <w:r>
        <w:rPr>
          <w:rFonts w:cstheme="minorHAnsi"/>
        </w:rPr>
      </w:r>
      <w:r>
        <w:rPr>
          <w:rFonts w:cstheme="minorHAnsi"/>
        </w:rPr>
      </w:r>
    </w:p>
    <w:p>
      <w:pPr>
        <w:pBdr/>
        <w:spacing w:line="324" w:lineRule="atLeast"/>
        <w:ind w:hanging="480"/>
        <w:rPr>
          <w:rFonts w:cstheme="minorHAnsi"/>
          <w:lang w:val="en-US"/>
        </w:rPr>
      </w:pPr>
      <w:r>
        <w:rPr>
          <w:rFonts w:eastAsia="Times New Roman" w:cstheme="minorHAnsi"/>
          <w:color w:val="000000"/>
          <w:lang w:val="it-IT"/>
          <w:rPrChange w:id="91" w:author="Julie Giovacchini" w:date="2026-05-04T13:04:00Z">
            <w:rPr>
              <w:rFonts w:eastAsia="Times New Roman" w:cstheme="minorHAnsi"/>
              <w:color w:val="000000"/>
            </w:rPr>
          </w:rPrChange>
        </w:rPr>
        <w:t xml:space="preserve">Jacobsen, Annika, Ricardo De Miranda Azevedo, Nick Juty, et al. </w:t>
      </w:r>
      <w:r>
        <w:rPr>
          <w:rFonts w:eastAsia="Times New Roman" w:cstheme="minorHAnsi"/>
          <w:color w:val="000000"/>
          <w:lang w:val="en-US"/>
        </w:rPr>
        <w:t xml:space="preserve">“FAIR Principles: Interpretations and Implementation Considerations.” </w:t>
      </w:r>
      <w:r>
        <w:rPr>
          <w:rFonts w:eastAsia="Times New Roman" w:cstheme="minorHAnsi"/>
          <w:i/>
          <w:color w:val="000000"/>
          <w:lang w:val="en-US"/>
        </w:rPr>
        <w:t xml:space="preserve">Data Intelligence</w:t>
      </w:r>
      <w:r>
        <w:rPr>
          <w:rFonts w:eastAsia="Times New Roman" w:cstheme="minorHAnsi"/>
          <w:color w:val="000000"/>
          <w:lang w:val="en-US"/>
        </w:rPr>
        <w:t xml:space="preserve"> 2, nos. 1–2 (2020): 10–29. </w:t>
      </w:r>
      <w:r>
        <w:fldChar w:fldCharType="begin"/>
      </w:r>
      <w:r>
        <w:rPr>
          <w:lang w:val="en-US"/>
          <w:rPrChange w:id="92" w:author="Julie Giovacchini" w:date="2026-05-04T13:04:00Z">
            <w:rPr/>
          </w:rPrChange>
        </w:rPr>
        <w:instrText xml:space="preserve">HYPERLINK "https://doi.org/10.1162/dint_r_00024" \o "https://doi.org/10.1162/dint_r_00024"</w:instrText>
      </w:r>
      <w:r>
        <w:fldChar w:fldCharType="separate"/>
      </w:r>
      <w:r>
        <w:rPr>
          <w:rStyle w:val="974"/>
          <w:rFonts w:eastAsia="Times New Roman" w:cstheme="minorHAnsi"/>
          <w:color w:val="0000ee"/>
          <w:lang w:val="en-US"/>
        </w:rPr>
        <w:t xml:space="preserve">https://doi.org/10.1162/dint_r_00024</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Jones, Steven, and Neil Fraistat. “The MOO as an Arcade: Minimalism and Interpretive literary Games.” </w:t>
      </w:r>
      <w:r>
        <w:rPr>
          <w:rFonts w:eastAsia="Times New Roman" w:cstheme="minorHAnsi"/>
          <w:i/>
          <w:color w:val="000000"/>
          <w:lang w:val="en-US"/>
        </w:rPr>
        <w:t xml:space="preserve">TEXT Technology</w:t>
      </w:r>
      <w:r>
        <w:rPr>
          <w:rFonts w:eastAsia="Times New Roman" w:cstheme="minorHAnsi"/>
          <w:color w:val="000000"/>
          <w:lang w:val="en-US"/>
        </w:rPr>
        <w:t xml:space="preserve"> 13, no. 2 (2004): 19–26.</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Kanerva, Jenna, Cassandra Ledins, Siiri Käpyaho, and Filip Ginter. “OCR Error Post-Correction with LLMs in Historical Documents: No Free Lunches.” In </w:t>
      </w:r>
      <w:r>
        <w:rPr>
          <w:rFonts w:eastAsia="Times New Roman" w:cstheme="minorHAnsi"/>
          <w:i/>
          <w:color w:val="000000"/>
          <w:lang w:val="en-US"/>
        </w:rPr>
        <w:t xml:space="preserve">Proceedings of the Third Workshop on Resources and Representations for Under-Resourced Languages and Domains (RESOURCEFUL-2025)</w:t>
      </w:r>
      <w:r>
        <w:rPr>
          <w:rFonts w:eastAsia="Times New Roman" w:cstheme="minorHAnsi"/>
          <w:color w:val="000000"/>
          <w:lang w:val="en-US"/>
        </w:rPr>
        <w:t xml:space="preserve">, edited by Špela Arhar Holdt, Nikolai Ilinykh, Barbara Scalvini, Micaella Bruton, Iben Nyholm Debess, and Crina Madalina Tudor. University of Tartu Library, Estonia, 2025. </w:t>
      </w:r>
      <w:r>
        <w:fldChar w:fldCharType="begin"/>
      </w:r>
      <w:r>
        <w:rPr>
          <w:lang w:val="en-US"/>
          <w:rPrChange w:id="93" w:author="Julie Giovacchini" w:date="2026-05-04T13:04:00Z">
            <w:rPr/>
          </w:rPrChange>
        </w:rPr>
        <w:instrText xml:space="preserve">HYPERLINK "https://aclanthology.org/2025.resourceful-1.8/" \o "https://aclanthology.org/2025.resourceful-1.8/"</w:instrText>
      </w:r>
      <w:r>
        <w:fldChar w:fldCharType="separate"/>
      </w:r>
      <w:r>
        <w:rPr>
          <w:rStyle w:val="974"/>
          <w:rFonts w:eastAsia="Times New Roman" w:cstheme="minorHAnsi"/>
          <w:color w:val="0000ee"/>
          <w:lang w:val="en-US"/>
        </w:rPr>
        <w:t xml:space="preserve">https://aclanthology.org/2025.resourceful-1.8/</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Klug, Helmut W., Selina Galka, and Elisabeth Steiner. </w:t>
      </w:r>
      <w:r>
        <w:rPr>
          <w:rFonts w:eastAsia="Times New Roman" w:cstheme="minorHAnsi"/>
          <w:i/>
          <w:color w:val="000000"/>
          <w:lang w:val="de-DE"/>
        </w:rPr>
        <w:t xml:space="preserve">KONDE Weißbuch - Kompetenznetzwerk Digitale Edition</w:t>
      </w:r>
      <w:r>
        <w:rPr>
          <w:rFonts w:eastAsia="Times New Roman" w:cstheme="minorHAnsi"/>
          <w:color w:val="000000"/>
          <w:lang w:val="de-DE"/>
        </w:rPr>
        <w:t xml:space="preserve">. </w:t>
      </w:r>
      <w:r>
        <w:rPr>
          <w:rFonts w:eastAsia="Times New Roman" w:cstheme="minorHAnsi"/>
          <w:color w:val="000000"/>
          <w:lang w:val="en-US"/>
        </w:rPr>
        <w:t xml:space="preserve">2021. </w:t>
      </w:r>
      <w:r>
        <w:fldChar w:fldCharType="begin"/>
      </w:r>
      <w:r>
        <w:rPr>
          <w:lang w:val="en-US"/>
          <w:rPrChange w:id="94" w:author="Julie Giovacchini" w:date="2026-05-04T13:10:00Z">
            <w:rPr/>
          </w:rPrChange>
        </w:rPr>
        <w:instrText xml:space="preserve">HYPERLINK "https://www.digitale-edition.at/context:konde" \o "https://www.digitale-edition.at/context:konde"</w:instrText>
      </w:r>
      <w:r>
        <w:fldChar w:fldCharType="separate"/>
      </w:r>
      <w:r>
        <w:rPr>
          <w:rStyle w:val="974"/>
          <w:rFonts w:eastAsia="Times New Roman" w:cstheme="minorHAnsi"/>
          <w:color w:val="0000ee"/>
          <w:lang w:val="en-US"/>
        </w:rPr>
        <w:t xml:space="preserve">https://www.digitale-edition.at/context:konde</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Kuczera, Andreas. “TEI Beyond XML–Digital Scholarly Editions as Provenance Knowledge Graphs.” </w:t>
      </w:r>
      <w:r>
        <w:rPr>
          <w:rFonts w:eastAsia="Times New Roman" w:cstheme="minorHAnsi"/>
          <w:i/>
          <w:color w:val="000000"/>
          <w:lang w:val="en-US"/>
        </w:rPr>
        <w:t xml:space="preserve">Graph Technologies in the Humanities—Proceedings 2020, CEUR Workshop Proceedings</w:t>
      </w:r>
      <w:r>
        <w:rPr>
          <w:rFonts w:eastAsia="Times New Roman" w:cstheme="minorHAnsi"/>
          <w:color w:val="000000"/>
          <w:lang w:val="en-US"/>
        </w:rPr>
        <w:t xml:space="preserve"> 3110 (2020): 101. </w:t>
      </w:r>
      <w:r>
        <w:fldChar w:fldCharType="begin"/>
      </w:r>
      <w:r>
        <w:rPr>
          <w:lang w:val="en-US"/>
          <w:rPrChange w:id="95" w:author="Julie Giovacchini" w:date="2026-05-04T13:04:00Z">
            <w:rPr/>
          </w:rPrChange>
        </w:rPr>
        <w:instrText xml:space="preserve">HYPERLINK "https://ceur-ws.org/Vol-3110/paper6.pdf" \o "https://ceur-ws.org/Vol-3110/paper6.pdf"</w:instrText>
      </w:r>
      <w:r>
        <w:fldChar w:fldCharType="separate"/>
      </w:r>
      <w:r>
        <w:rPr>
          <w:rStyle w:val="974"/>
          <w:rFonts w:eastAsia="Times New Roman" w:cstheme="minorHAnsi"/>
          <w:color w:val="0000ee"/>
          <w:lang w:val="en-US"/>
        </w:rPr>
        <w:t xml:space="preserve">https://ceur-ws.org/Vol-3110/paper6.pdf</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rPr>
      </w:pPr>
      <w:r>
        <w:rPr>
          <w:rFonts w:eastAsia="Times New Roman" w:cstheme="minorHAnsi"/>
          <w:color w:val="000000"/>
        </w:rPr>
        <w:t xml:space="preserve">Lagarias, Antonios. “Colloque CHR 2024 : les LLM (large language models) au service des humanités numériques ?” </w:t>
      </w:r>
      <w:r>
        <w:rPr>
          <w:rFonts w:eastAsia="Times New Roman" w:cstheme="minorHAnsi"/>
          <w:i/>
          <w:color w:val="000000"/>
        </w:rPr>
        <w:t xml:space="preserve">Humanités numériques</w:t>
      </w:r>
      <w:r>
        <w:rPr>
          <w:rFonts w:eastAsia="Times New Roman" w:cstheme="minorHAnsi"/>
          <w:color w:val="000000"/>
        </w:rPr>
        <w:t xml:space="preserve">, no. 11 (July 2025). </w:t>
      </w:r>
      <w:hyperlink r:id="rId28" w:tooltip="https://doi.org/10.4000/1498y" w:history="1">
        <w:r>
          <w:rPr>
            <w:rStyle w:val="974"/>
            <w:rFonts w:eastAsia="Times New Roman" w:cstheme="minorHAnsi"/>
            <w:color w:val="0000ee"/>
          </w:rPr>
          <w:t xml:space="preserve">https://doi.org/10.4000/1498y</w:t>
        </w:r>
      </w:hyperlink>
      <w:r>
        <w:rPr>
          <w:rFonts w:eastAsia="Times New Roman" w:cstheme="minorHAnsi"/>
          <w:color w:val="000000"/>
        </w:rPr>
        <w:t xml:space="preserve">.</w:t>
      </w:r>
      <w:r>
        <w:rPr>
          <w:rFonts w:cstheme="minorHAnsi"/>
        </w:rPr>
      </w:r>
      <w:r>
        <w:rPr>
          <w:rFonts w:cstheme="minorHAnsi"/>
        </w:rPr>
      </w:r>
    </w:p>
    <w:p>
      <w:pPr>
        <w:pBdr/>
        <w:spacing w:line="324" w:lineRule="atLeast"/>
        <w:ind w:hanging="480"/>
        <w:rPr>
          <w:rFonts w:cstheme="minorHAnsi"/>
          <w:lang w:val="de-DE"/>
        </w:rPr>
      </w:pPr>
      <w:r>
        <w:rPr>
          <w:rFonts w:eastAsia="Times New Roman" w:cstheme="minorHAnsi"/>
          <w:color w:val="000000"/>
        </w:rPr>
        <w:t xml:space="preserve">Lange, Judith. </w:t>
      </w:r>
      <w:r>
        <w:rPr>
          <w:rFonts w:eastAsia="Times New Roman" w:cstheme="minorHAnsi"/>
          <w:color w:val="000000"/>
          <w:lang w:val="de-DE"/>
        </w:rPr>
        <w:t xml:space="preserve">“Einmal Alles, Bitte!” </w:t>
      </w:r>
      <w:r>
        <w:rPr>
          <w:rFonts w:eastAsia="Times New Roman" w:cstheme="minorHAnsi"/>
          <w:i/>
          <w:color w:val="000000"/>
          <w:lang w:val="de-DE"/>
        </w:rPr>
        <w:t xml:space="preserve">Chancen Und Herausforderungen Hybrider Editionen</w:t>
      </w:r>
      <w:r>
        <w:rPr>
          <w:rFonts w:eastAsia="Times New Roman" w:cstheme="minorHAnsi"/>
          <w:color w:val="000000"/>
          <w:lang w:val="de-DE"/>
        </w:rPr>
        <w:t xml:space="preserve">, editio, vol. 39, no. 1 (2025): 18–33. </w:t>
      </w:r>
      <w:r>
        <w:fldChar w:fldCharType="begin"/>
      </w:r>
      <w:r>
        <w:rPr>
          <w:lang w:val="de-DE"/>
          <w:rPrChange w:id="96" w:author="Julie Giovacchini" w:date="2026-05-04T13:04:00Z">
            <w:rPr/>
          </w:rPrChange>
        </w:rPr>
        <w:instrText xml:space="preserve">HYPERLINK "https://doi.org/10.1515/editio-2025-0002" \o "https://doi.org/10.1515/editio-2025-0002"</w:instrText>
      </w:r>
      <w:r>
        <w:fldChar w:fldCharType="separate"/>
      </w:r>
      <w:r>
        <w:rPr>
          <w:rStyle w:val="974"/>
          <w:rFonts w:eastAsia="Times New Roman" w:cstheme="minorHAnsi"/>
          <w:color w:val="0000ee"/>
          <w:lang w:val="de-DE"/>
        </w:rPr>
        <w:t xml:space="preserve">https://doi.org/10.1515/editio-2025-0002</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de-DE"/>
        </w:rPr>
      </w:pPr>
      <w:r>
        <w:rPr>
          <w:rFonts w:eastAsia="Times New Roman" w:cstheme="minorHAnsi"/>
          <w:color w:val="000000"/>
          <w:lang w:val="de-DE"/>
        </w:rPr>
        <w:t xml:space="preserve">Lobis, Ulrich, and Joseph Wang-Kathrein. “Versionierung.” In </w:t>
      </w:r>
      <w:r>
        <w:rPr>
          <w:rFonts w:eastAsia="Times New Roman" w:cstheme="minorHAnsi"/>
          <w:i/>
          <w:color w:val="000000"/>
          <w:lang w:val="de-DE"/>
        </w:rPr>
        <w:t xml:space="preserve">KONDE Weißbuch</w:t>
      </w:r>
      <w:r>
        <w:rPr>
          <w:rFonts w:eastAsia="Times New Roman" w:cstheme="minorHAnsi"/>
          <w:color w:val="000000"/>
          <w:lang w:val="de-DE"/>
        </w:rPr>
        <w:t xml:space="preserve">. 2021. </w:t>
      </w:r>
      <w:r>
        <w:fldChar w:fldCharType="begin"/>
      </w:r>
      <w:r>
        <w:rPr>
          <w:lang w:val="de-DE"/>
          <w:rPrChange w:id="97" w:author="Julie Giovacchini" w:date="2026-05-04T13:10:00Z">
            <w:rPr/>
          </w:rPrChange>
        </w:rPr>
        <w:instrText xml:space="preserve">HYPERLINK "https://doi.org/hdl.handle.net/11471/562.50.14" \o "https://doi.org/hdl.handle.net/11471/562.50.14"</w:instrText>
      </w:r>
      <w:r>
        <w:fldChar w:fldCharType="separate"/>
      </w:r>
      <w:r>
        <w:rPr>
          <w:rStyle w:val="974"/>
          <w:rFonts w:eastAsia="Times New Roman" w:cstheme="minorHAnsi"/>
          <w:color w:val="0000ee"/>
          <w:lang w:val="de-DE"/>
        </w:rPr>
        <w:t xml:space="preserve">hdl.handle.net/11471/562.50.14</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de-DE"/>
          <w:rPrChange w:id="98" w:author="Julie Giovacchini" w:date="2026-05-04T13:04:00Z">
            <w:rPr>
              <w:rFonts w:cstheme="minorHAnsi"/>
              <w:lang w:val="en-US"/>
            </w:rPr>
          </w:rPrChange>
        </w:rPr>
      </w:pPr>
      <w:r>
        <w:rPr>
          <w:rFonts w:eastAsia="Times New Roman" w:cstheme="minorHAnsi"/>
          <w:color w:val="000000"/>
          <w:lang w:val="de-DE"/>
        </w:rPr>
        <w:t xml:space="preserve">Lukas, Wolfgang, Dana Machwitz, and Bastian Politycki. “Pörtner &amp; Wühr: Spuren Des Original-Ton-Hörspiels Zwischen Wuppertal Und München: Ein Versuch, Textgenese Und Produktionsästhetik Auszustellen.” </w:t>
      </w:r>
      <w:r>
        <w:rPr>
          <w:rFonts w:eastAsia="Times New Roman" w:cstheme="minorHAnsi"/>
          <w:i/>
          <w:color w:val="000000"/>
          <w:lang w:val="de-DE"/>
          <w:rPrChange w:id="99" w:author="Julie Giovacchini" w:date="2026-05-04T13:04:00Z">
            <w:rPr>
              <w:rFonts w:eastAsia="Times New Roman" w:cstheme="minorHAnsi"/>
              <w:i/>
              <w:color w:val="000000"/>
              <w:lang w:val="en-US"/>
            </w:rPr>
          </w:rPrChange>
        </w:rPr>
        <w:t xml:space="preserve">Editio</w:t>
      </w:r>
      <w:r>
        <w:rPr>
          <w:rFonts w:eastAsia="Times New Roman" w:cstheme="minorHAnsi"/>
          <w:color w:val="000000"/>
          <w:lang w:val="de-DE"/>
          <w:rPrChange w:id="100" w:author="Julie Giovacchini" w:date="2026-05-04T13:04:00Z">
            <w:rPr>
              <w:rFonts w:eastAsia="Times New Roman" w:cstheme="minorHAnsi"/>
              <w:color w:val="000000"/>
              <w:lang w:val="en-US"/>
            </w:rPr>
          </w:rPrChange>
        </w:rPr>
        <w:t xml:space="preserve"> 37, no. 1 (2023): 102–21. </w:t>
      </w:r>
      <w:r>
        <w:fldChar w:fldCharType="begin"/>
      </w:r>
      <w:r>
        <w:rPr>
          <w:lang w:val="de-DE"/>
          <w:rPrChange w:id="101" w:author="Julie Giovacchini" w:date="2026-05-04T13:04:00Z">
            <w:rPr/>
          </w:rPrChange>
        </w:rPr>
        <w:instrText xml:space="preserve">HYPERLINK "https://doi.org/10.1515/editio-2023-0007" \o "https://doi.org/10.1515/editio-2023-0007"</w:instrText>
      </w:r>
      <w:r>
        <w:fldChar w:fldCharType="separate"/>
      </w:r>
      <w:r>
        <w:rPr>
          <w:rStyle w:val="974"/>
          <w:rFonts w:eastAsia="Times New Roman" w:cstheme="minorHAnsi"/>
          <w:color w:val="0000ee"/>
          <w:lang w:val="de-DE"/>
          <w:rPrChange w:id="102" w:author="Julie Giovacchini" w:date="2026-05-04T13:04:00Z">
            <w:rPr>
              <w:rFonts w:eastAsia="Times New Roman" w:cstheme="minorHAnsi"/>
              <w:color w:val="0000ee"/>
              <w:lang w:val="en-US"/>
            </w:rPr>
          </w:rPrChange>
        </w:rPr>
        <w:t xml:space="preserve">https://doi.org/10.1515/editio-2023-0007</w:t>
      </w:r>
      <w:r>
        <w:fldChar w:fldCharType="end"/>
      </w:r>
      <w:r>
        <w:rPr>
          <w:rFonts w:eastAsia="Times New Roman" w:cstheme="minorHAnsi"/>
          <w:color w:val="000000"/>
          <w:lang w:val="de-DE"/>
          <w:rPrChange w:id="103" w:author="Julie Giovacchini" w:date="2026-05-04T13:04:00Z">
            <w:rPr>
              <w:rFonts w:eastAsia="Times New Roman" w:cstheme="minorHAnsi"/>
              <w:color w:val="000000"/>
              <w:lang w:val="en-US"/>
            </w:rPr>
          </w:rPrChange>
        </w:rPr>
        <w:t xml:space="preserve">.</w:t>
      </w:r>
      <w:r>
        <w:rPr>
          <w:rFonts w:cstheme="minorHAnsi"/>
          <w:lang w:val="de-DE"/>
          <w:rPrChange w:id="104" w:author="Julie Giovacchini" w:date="2026-05-04T13:04:00Z">
            <w:rPr>
              <w:rFonts w:cstheme="minorHAnsi"/>
              <w:lang w:val="en-US"/>
            </w:rPr>
          </w:rPrChange>
        </w:rPr>
      </w:r>
      <w:r>
        <w:rPr>
          <w:rFonts w:cstheme="minorHAnsi"/>
          <w:lang w:val="de-DE"/>
          <w:rPrChange w:id="105" w:author="Julie Giovacchini" w:date="2026-05-04T13:04:00Z">
            <w:rPr>
              <w:rFonts w:cstheme="minorHAnsi"/>
              <w:lang w:val="en-US"/>
            </w:rPr>
          </w:rPrChange>
        </w:rPr>
      </w:r>
    </w:p>
    <w:p>
      <w:pPr>
        <w:pBdr/>
        <w:spacing w:line="324" w:lineRule="atLeast"/>
        <w:ind w:hanging="480"/>
        <w:rPr>
          <w:rFonts w:cstheme="minorHAnsi"/>
          <w:lang w:val="en-US"/>
        </w:rPr>
      </w:pPr>
      <w:r>
        <w:rPr>
          <w:rFonts w:eastAsia="Times New Roman" w:cstheme="minorHAnsi"/>
          <w:color w:val="000000"/>
          <w:lang w:val="de-DE"/>
          <w:rPrChange w:id="106" w:author="Julie Giovacchini" w:date="2026-05-04T13:04:00Z">
            <w:rPr>
              <w:rFonts w:eastAsia="Times New Roman" w:cstheme="minorHAnsi"/>
              <w:color w:val="000000"/>
              <w:lang w:val="en-US"/>
            </w:rPr>
          </w:rPrChange>
        </w:rPr>
        <w:t xml:space="preserve">O’Sullivan, James, Michael Pidd, Sophie Whittle, Bridgette Wessels, Michael Kurzmeier, and Órla Murphy, eds. </w:t>
      </w:r>
      <w:r>
        <w:rPr>
          <w:rFonts w:eastAsia="Times New Roman" w:cstheme="minorHAnsi"/>
          <w:i/>
          <w:color w:val="000000"/>
          <w:lang w:val="en-US"/>
        </w:rPr>
        <w:t xml:space="preserve">Digital Editing and Publishing in the Twenty-First Century</w:t>
      </w:r>
      <w:r>
        <w:rPr>
          <w:rFonts w:eastAsia="Times New Roman" w:cstheme="minorHAnsi"/>
          <w:color w:val="000000"/>
          <w:lang w:val="en-US"/>
        </w:rPr>
        <w:t xml:space="preserve">. 1st ed. Scottish Universities Press, 2025. </w:t>
      </w:r>
      <w:r>
        <w:fldChar w:fldCharType="begin"/>
      </w:r>
      <w:r>
        <w:rPr>
          <w:lang w:val="en-US"/>
          <w:rPrChange w:id="107" w:author="Julie Giovacchini" w:date="2026-05-04T13:10:00Z">
            <w:rPr/>
          </w:rPrChange>
        </w:rPr>
        <w:instrText xml:space="preserve">HYPERLINK "https://doi.org/10.62637/sup.GHST9020" \o "https://doi.org/10.62637/sup.GHST9020"</w:instrText>
      </w:r>
      <w:r>
        <w:fldChar w:fldCharType="separate"/>
      </w:r>
      <w:r>
        <w:rPr>
          <w:rStyle w:val="974"/>
          <w:rFonts w:eastAsia="Times New Roman" w:cstheme="minorHAnsi"/>
          <w:color w:val="0000ee"/>
          <w:lang w:val="en-US"/>
        </w:rPr>
        <w:t xml:space="preserve">https://doi.org/10.62637/sup.GHST9020</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Päßler, Ulrich, and Ottmar Ette, eds. </w:t>
      </w:r>
      <w:r>
        <w:rPr>
          <w:rFonts w:eastAsia="Times New Roman" w:cstheme="minorHAnsi"/>
          <w:i/>
          <w:color w:val="000000"/>
          <w:lang w:val="de-DE"/>
        </w:rPr>
        <w:t xml:space="preserve">Alexander von Humboldt: Geographie der Pflanzen: Unveröffentlichte Schriften aus dem Nachlass</w:t>
      </w:r>
      <w:r>
        <w:rPr>
          <w:rFonts w:eastAsia="Times New Roman" w:cstheme="minorHAnsi"/>
          <w:color w:val="000000"/>
          <w:lang w:val="de-DE"/>
        </w:rPr>
        <w:t xml:space="preserve">. </w:t>
      </w:r>
      <w:r>
        <w:rPr>
          <w:rFonts w:eastAsia="Times New Roman" w:cstheme="minorHAnsi"/>
          <w:color w:val="000000"/>
          <w:lang w:val="en-US"/>
        </w:rPr>
        <w:t xml:space="preserve">J.B. Metzler, 2020. </w:t>
      </w:r>
      <w:r>
        <w:fldChar w:fldCharType="begin"/>
      </w:r>
      <w:r>
        <w:rPr>
          <w:lang w:val="en-US"/>
          <w:rPrChange w:id="108" w:author="Julie Giovacchini" w:date="2026-05-04T13:04:00Z">
            <w:rPr/>
          </w:rPrChange>
        </w:rPr>
        <w:instrText xml:space="preserve">HYPERLINK "https://doi.org/10.1007/978-3-476-04965-0" \o "https://doi.org/10.1007/978-3-476-04965-0"</w:instrText>
      </w:r>
      <w:r>
        <w:fldChar w:fldCharType="separate"/>
      </w:r>
      <w:r>
        <w:rPr>
          <w:rStyle w:val="974"/>
          <w:rFonts w:eastAsia="Times New Roman" w:cstheme="minorHAnsi"/>
          <w:color w:val="0000ee"/>
          <w:lang w:val="en-US"/>
        </w:rPr>
        <w:t xml:space="preserve">https://doi.org/10.1007/978-3-476-04965-0</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Pierazzo, Elena. “Digital Documentary Editions and the Others.” </w:t>
      </w:r>
      <w:r>
        <w:rPr>
          <w:rFonts w:eastAsia="Times New Roman" w:cstheme="minorHAnsi"/>
          <w:i/>
          <w:color w:val="000000"/>
          <w:lang w:val="en-US"/>
        </w:rPr>
        <w:t xml:space="preserve">Scholarly Editing</w:t>
      </w:r>
      <w:r>
        <w:rPr>
          <w:rFonts w:eastAsia="Times New Roman" w:cstheme="minorHAnsi"/>
          <w:color w:val="000000"/>
          <w:lang w:val="en-US"/>
        </w:rPr>
        <w:t xml:space="preserve"> 35 (2014). </w:t>
      </w:r>
      <w:r>
        <w:fldChar w:fldCharType="begin"/>
      </w:r>
      <w:r>
        <w:rPr>
          <w:lang w:val="en-US"/>
          <w:rPrChange w:id="109" w:author="Julie Giovacchini" w:date="2026-05-04T13:04:00Z">
            <w:rPr/>
          </w:rPrChange>
        </w:rPr>
        <w:instrText xml:space="preserve">HYPERLINK "https://scholarlyediting.org/2014/essays/essay.pierazzo.html" \o "https://scholarlyediting.org/2014/essays/essay.pierazzo.html"</w:instrText>
      </w:r>
      <w:r>
        <w:fldChar w:fldCharType="separate"/>
      </w:r>
      <w:r>
        <w:rPr>
          <w:rStyle w:val="974"/>
          <w:rFonts w:eastAsia="Times New Roman" w:cstheme="minorHAnsi"/>
          <w:color w:val="0000ee"/>
          <w:lang w:val="en-US"/>
        </w:rPr>
        <w:t xml:space="preserve">https://scholarlyediting.org/2014/essays/essay.pierazzo.html</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de-DE"/>
        </w:rPr>
      </w:pPr>
      <w:r>
        <w:rPr>
          <w:rFonts w:eastAsia="Times New Roman" w:cstheme="minorHAnsi"/>
          <w:color w:val="000000"/>
          <w:lang w:val="de-DE"/>
        </w:rPr>
        <w:t xml:space="preserve">Pollin, Christopher, Franz Fischer, Patrick Sahle, Martina Scholger, and Georg Vogeler. </w:t>
      </w:r>
      <w:r>
        <w:rPr>
          <w:rFonts w:eastAsia="Times New Roman" w:cstheme="minorHAnsi"/>
          <w:color w:val="000000"/>
          <w:lang w:val="en-US"/>
        </w:rPr>
        <w:t xml:space="preserve">“When It Was 2024 – Generative AI in the Field of Digital Scholarly Editions.” </w:t>
      </w:r>
      <w:r>
        <w:rPr>
          <w:rFonts w:eastAsia="Times New Roman" w:cstheme="minorHAnsi"/>
          <w:i/>
          <w:color w:val="000000"/>
          <w:lang w:val="de-DE"/>
        </w:rPr>
        <w:t xml:space="preserve">Zeitschrift Für Digitale Geisteswissenschaften</w:t>
      </w:r>
      <w:r>
        <w:rPr>
          <w:rFonts w:eastAsia="Times New Roman" w:cstheme="minorHAnsi"/>
          <w:color w:val="000000"/>
          <w:lang w:val="de-DE"/>
        </w:rPr>
        <w:t xml:space="preserve"> 10 (2025). </w:t>
      </w:r>
      <w:r>
        <w:fldChar w:fldCharType="begin"/>
      </w:r>
      <w:r>
        <w:rPr>
          <w:lang w:val="de-DE"/>
          <w:rPrChange w:id="110" w:author="Julie Giovacchini" w:date="2026-05-04T13:04:00Z">
            <w:rPr/>
          </w:rPrChange>
        </w:rPr>
        <w:instrText xml:space="preserve">HYPERLINK "https://doi.org/10.17175/2025_008" \o "https://doi.org/10.17175/2025_008"</w:instrText>
      </w:r>
      <w:r>
        <w:fldChar w:fldCharType="separate"/>
      </w:r>
      <w:r>
        <w:rPr>
          <w:rStyle w:val="974"/>
          <w:rFonts w:eastAsia="Times New Roman" w:cstheme="minorHAnsi"/>
          <w:color w:val="0000ee"/>
          <w:lang w:val="de-DE"/>
        </w:rPr>
        <w:t xml:space="preserve">https://doi.org/10.17175/2025_008</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de-DE"/>
        </w:rPr>
      </w:pPr>
      <w:r>
        <w:rPr>
          <w:rFonts w:eastAsia="Times New Roman" w:cstheme="minorHAnsi"/>
          <w:color w:val="000000"/>
          <w:lang w:val="de-DE"/>
        </w:rPr>
        <w:t xml:space="preserve">Re3data.Org. “CMO Editionen und Quellen-Katalog.” </w:t>
      </w:r>
      <w:r>
        <w:rPr>
          <w:rFonts w:eastAsia="Times New Roman" w:cstheme="minorHAnsi"/>
          <w:color w:val="000000"/>
          <w:lang w:val="en-US"/>
        </w:rPr>
        <w:t xml:space="preserve">Preprint, Re3data.org - Registry of Research Data Repositories, 2019. </w:t>
      </w:r>
      <w:r>
        <w:fldChar w:fldCharType="begin"/>
      </w:r>
      <w:r>
        <w:rPr>
          <w:lang w:val="en-US"/>
          <w:rPrChange w:id="111" w:author="Julie Giovacchini" w:date="2026-05-04T13:04:00Z">
            <w:rPr/>
          </w:rPrChange>
        </w:rPr>
        <w:instrText xml:space="preserve">HYPERLINK "https://doi.org/10.17616/R31NJMJV" \o "https://doi.org/10.17616/R31NJMJV"</w:instrText>
      </w:r>
      <w:r>
        <w:fldChar w:fldCharType="separate"/>
      </w:r>
      <w:r>
        <w:rPr>
          <w:rStyle w:val="974"/>
          <w:rFonts w:eastAsia="Times New Roman" w:cstheme="minorHAnsi"/>
          <w:color w:val="0000ee"/>
          <w:lang w:val="de-DE"/>
        </w:rPr>
        <w:t xml:space="preserve">https://doi.org/10.17616/R31NJMJV</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de-DE"/>
        </w:rPr>
      </w:pPr>
      <w:r>
        <w:rPr>
          <w:rFonts w:eastAsia="Times New Roman" w:cstheme="minorHAnsi"/>
          <w:color w:val="000000"/>
          <w:lang w:val="de-DE"/>
        </w:rPr>
        <w:t xml:space="preserve">Reiling, Jesko, and Sharon Rom. “Digitale Editionen als Forschungsservice: Pilotprojekt der ZB Zürich zu neuen Formen der digitalen Bestandspräsentation.” </w:t>
      </w:r>
      <w:r>
        <w:rPr>
          <w:rFonts w:eastAsia="Times New Roman" w:cstheme="minorHAnsi"/>
          <w:i/>
          <w:color w:val="000000"/>
          <w:lang w:val="de-DE"/>
        </w:rPr>
        <w:t xml:space="preserve">o-bib. Das offene Bibliotheksjournal / Herausgeber VDB</w:t>
      </w:r>
      <w:r>
        <w:rPr>
          <w:rFonts w:eastAsia="Times New Roman" w:cstheme="minorHAnsi"/>
          <w:color w:val="000000"/>
          <w:lang w:val="de-DE"/>
        </w:rPr>
        <w:t xml:space="preserve"> 12, no. 4 (2025): 1–5. </w:t>
      </w:r>
      <w:r>
        <w:fldChar w:fldCharType="begin"/>
      </w:r>
      <w:r>
        <w:rPr>
          <w:lang w:val="de-DE"/>
          <w:rPrChange w:id="112" w:author="Julie Giovacchini" w:date="2026-05-04T13:10:00Z">
            <w:rPr/>
          </w:rPrChange>
        </w:rPr>
        <w:instrText xml:space="preserve">HYPERLINK "https://doi.org/10.5282/o-bib/6184" \o "https://doi.org/10.5282/o-bib/6184"</w:instrText>
      </w:r>
      <w:r>
        <w:fldChar w:fldCharType="separate"/>
      </w:r>
      <w:r>
        <w:rPr>
          <w:rStyle w:val="974"/>
          <w:rFonts w:eastAsia="Times New Roman" w:cstheme="minorHAnsi"/>
          <w:color w:val="0000ee"/>
          <w:lang w:val="de-DE"/>
        </w:rPr>
        <w:t xml:space="preserve">https://doi.org/10.5282/o-bib/6184</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en-US"/>
          <w:rPrChange w:id="113" w:author="Julie Giovacchini" w:date="2026-05-04T13:04:00Z">
            <w:rPr>
              <w:rFonts w:cstheme="minorHAnsi"/>
              <w:lang w:val="de-DE"/>
            </w:rPr>
          </w:rPrChange>
        </w:rPr>
      </w:pPr>
      <w:r>
        <w:rPr>
          <w:rFonts w:eastAsia="Times New Roman" w:cstheme="minorHAnsi"/>
          <w:color w:val="000000"/>
          <w:lang w:val="it-IT"/>
          <w:rPrChange w:id="114" w:author="Julie Giovacchini" w:date="2026-05-04T13:10:00Z">
            <w:rPr>
              <w:rFonts w:eastAsia="Times New Roman" w:cstheme="minorHAnsi"/>
              <w:color w:val="000000"/>
              <w:lang w:val="de-DE"/>
            </w:rPr>
          </w:rPrChange>
        </w:rPr>
        <w:t xml:space="preserve">Ries, Thorsten, Tara Andrews, Lisa Rosendahl, et al. </w:t>
      </w:r>
      <w:r>
        <w:rPr>
          <w:rFonts w:eastAsia="Times New Roman" w:cstheme="minorHAnsi"/>
          <w:i/>
          <w:color w:val="000000"/>
          <w:lang w:val="it-IT"/>
          <w:rPrChange w:id="115" w:author="Julie Giovacchini" w:date="2026-05-04T13:10:00Z">
            <w:rPr>
              <w:rFonts w:eastAsia="Times New Roman" w:cstheme="minorHAnsi"/>
              <w:i/>
              <w:color w:val="000000"/>
              <w:lang w:val="de-DE"/>
            </w:rPr>
          </w:rPrChange>
        </w:rPr>
        <w:t xml:space="preserve">Critical AI in Der Digitalen Editorik</w:t>
      </w:r>
      <w:r>
        <w:rPr>
          <w:rFonts w:eastAsia="Times New Roman" w:cstheme="minorHAnsi"/>
          <w:color w:val="000000"/>
          <w:lang w:val="it-IT"/>
          <w:rPrChange w:id="116" w:author="Julie Giovacchini" w:date="2026-05-04T13:10:00Z">
            <w:rPr>
              <w:rFonts w:eastAsia="Times New Roman" w:cstheme="minorHAnsi"/>
              <w:color w:val="000000"/>
              <w:lang w:val="de-DE"/>
            </w:rPr>
          </w:rPrChange>
        </w:rPr>
        <w:t xml:space="preserve">. </w:t>
      </w:r>
      <w:r>
        <w:rPr>
          <w:rFonts w:eastAsia="Times New Roman" w:cstheme="minorHAnsi"/>
          <w:color w:val="000000"/>
          <w:lang w:val="en-US"/>
          <w:rPrChange w:id="117" w:author="Julie Giovacchini" w:date="2026-05-04T13:04:00Z">
            <w:rPr>
              <w:rFonts w:eastAsia="Times New Roman" w:cstheme="minorHAnsi"/>
              <w:color w:val="000000"/>
              <w:lang w:val="de-DE"/>
            </w:rPr>
          </w:rPrChange>
        </w:rPr>
        <w:t xml:space="preserve">February 26, 2025. </w:t>
      </w:r>
      <w:r>
        <w:fldChar w:fldCharType="begin"/>
      </w:r>
      <w:r>
        <w:rPr>
          <w:lang w:val="en-US"/>
          <w:rPrChange w:id="118" w:author="Julie Giovacchini" w:date="2026-05-04T13:04:00Z">
            <w:rPr/>
          </w:rPrChange>
        </w:rPr>
        <w:instrText xml:space="preserve">HYPERLINK "https://doi.org/10.5281/ZENODO.14943125" \o "https://doi.org/10.5281/ZENODO.14943125"</w:instrText>
      </w:r>
      <w:r>
        <w:fldChar w:fldCharType="separate"/>
      </w:r>
      <w:r>
        <w:rPr>
          <w:rStyle w:val="974"/>
          <w:rFonts w:eastAsia="Times New Roman" w:cstheme="minorHAnsi"/>
          <w:color w:val="0000ee"/>
          <w:lang w:val="en-US"/>
          <w:rPrChange w:id="119" w:author="Julie Giovacchini" w:date="2026-05-04T13:04:00Z">
            <w:rPr>
              <w:rFonts w:eastAsia="Times New Roman" w:cstheme="minorHAnsi"/>
              <w:color w:val="0000ee"/>
              <w:lang w:val="de-DE"/>
            </w:rPr>
          </w:rPrChange>
        </w:rPr>
        <w:t xml:space="preserve">https://doi.org/10.5281/ZENODO.14943125</w:t>
      </w:r>
      <w:r>
        <w:fldChar w:fldCharType="end"/>
      </w:r>
      <w:r>
        <w:rPr>
          <w:rFonts w:eastAsia="Times New Roman" w:cstheme="minorHAnsi"/>
          <w:color w:val="000000"/>
          <w:lang w:val="en-US"/>
          <w:rPrChange w:id="120" w:author="Julie Giovacchini" w:date="2026-05-04T13:04:00Z">
            <w:rPr>
              <w:rFonts w:eastAsia="Times New Roman" w:cstheme="minorHAnsi"/>
              <w:color w:val="000000"/>
              <w:lang w:val="de-DE"/>
            </w:rPr>
          </w:rPrChange>
        </w:rPr>
        <w:t xml:space="preserve">.</w:t>
      </w:r>
      <w:r>
        <w:rPr>
          <w:rFonts w:cstheme="minorHAnsi"/>
          <w:lang w:val="en-US"/>
          <w:rPrChange w:id="121" w:author="Julie Giovacchini" w:date="2026-05-04T13:04:00Z">
            <w:rPr>
              <w:rFonts w:cstheme="minorHAnsi"/>
              <w:lang w:val="de-DE"/>
            </w:rPr>
          </w:rPrChange>
        </w:rPr>
      </w:r>
      <w:r>
        <w:rPr>
          <w:rFonts w:cstheme="minorHAnsi"/>
          <w:lang w:val="en-US"/>
          <w:rPrChange w:id="122" w:author="Julie Giovacchini" w:date="2026-05-04T13:04:00Z">
            <w:rPr>
              <w:rFonts w:cstheme="minorHAnsi"/>
              <w:lang w:val="de-DE"/>
            </w:rPr>
          </w:rPrChange>
        </w:rPr>
      </w:r>
    </w:p>
    <w:p>
      <w:pPr>
        <w:pBdr/>
        <w:spacing w:line="324" w:lineRule="atLeast"/>
        <w:ind w:hanging="480"/>
        <w:rPr>
          <w:rFonts w:cstheme="minorHAnsi"/>
          <w:lang w:val="en-US"/>
        </w:rPr>
      </w:pPr>
      <w:r>
        <w:rPr>
          <w:rFonts w:eastAsia="Times New Roman" w:cstheme="minorHAnsi"/>
          <w:color w:val="000000"/>
          <w:lang w:val="en-US"/>
          <w:rPrChange w:id="123" w:author="Julie Giovacchini" w:date="2026-05-04T13:04:00Z">
            <w:rPr>
              <w:rFonts w:eastAsia="Times New Roman" w:cstheme="minorHAnsi"/>
              <w:color w:val="000000"/>
              <w:lang w:val="de-DE"/>
            </w:rPr>
          </w:rPrChange>
        </w:rPr>
        <w:t xml:space="preserve">Rillig, Matthias C., Marlene Ågerstrand, Mohan Bi, Kenneth A. Gould, and Uli Sauerland. </w:t>
      </w:r>
      <w:r>
        <w:rPr>
          <w:rFonts w:eastAsia="Times New Roman" w:cstheme="minorHAnsi"/>
          <w:color w:val="000000"/>
          <w:lang w:val="en-US"/>
        </w:rPr>
        <w:t xml:space="preserve">“Risks and Benefits of Large Language Models for the Environment.” </w:t>
      </w:r>
      <w:r>
        <w:rPr>
          <w:rFonts w:eastAsia="Times New Roman" w:cstheme="minorHAnsi"/>
          <w:i/>
          <w:color w:val="000000"/>
          <w:lang w:val="en-US"/>
        </w:rPr>
        <w:t xml:space="preserve">Environmental Science &amp; Technology</w:t>
      </w:r>
      <w:r>
        <w:rPr>
          <w:rFonts w:eastAsia="Times New Roman" w:cstheme="minorHAnsi"/>
          <w:color w:val="000000"/>
          <w:lang w:val="en-US"/>
        </w:rPr>
        <w:t xml:space="preserve"> 57, no. 9 (2023): 3464–66. </w:t>
      </w:r>
      <w:r>
        <w:fldChar w:fldCharType="begin"/>
      </w:r>
      <w:r>
        <w:rPr>
          <w:lang w:val="en-US"/>
          <w:rPrChange w:id="124" w:author="Julie Giovacchini" w:date="2026-05-04T13:04:00Z">
            <w:rPr/>
          </w:rPrChange>
        </w:rPr>
        <w:instrText xml:space="preserve">HYPERLINK "https://doi.org/10.1021/acs.est.3c01106" \o "https://doi.org/10.1021/acs.est.3c01106"</w:instrText>
      </w:r>
      <w:r>
        <w:fldChar w:fldCharType="separate"/>
      </w:r>
      <w:r>
        <w:rPr>
          <w:rStyle w:val="974"/>
          <w:rFonts w:eastAsia="Times New Roman" w:cstheme="minorHAnsi"/>
          <w:color w:val="0000ee"/>
          <w:lang w:val="en-US"/>
        </w:rPr>
        <w:t xml:space="preserve">https://doi.org/10.1021/acs.est.3c01106</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rPrChange w:id="125" w:author="Julie Giovacchini" w:date="2026-05-04T13:13:00Z">
            <w:rPr>
              <w:rFonts w:cstheme="minorHAnsi"/>
              <w:lang w:val="de-DE"/>
            </w:rPr>
          </w:rPrChange>
        </w:rPr>
      </w:pPr>
      <w:r>
        <w:rPr>
          <w:rFonts w:eastAsia="Times New Roman" w:cstheme="minorHAnsi"/>
          <w:color w:val="000000"/>
          <w:lang w:val="en-US"/>
        </w:rPr>
        <w:t xml:space="preserve">Roeder, Torsten, and Patrick Sahle. </w:t>
      </w:r>
      <w:r>
        <w:rPr>
          <w:rFonts w:eastAsia="Times New Roman" w:cstheme="minorHAnsi"/>
          <w:color w:val="000000"/>
          <w:lang w:val="de-DE"/>
        </w:rPr>
        <w:t xml:space="preserve">“Architekturen. Überblick über Software für Editionen.” Winter School Digitale Editionen, 02.-01.03 2019. </w:t>
      </w:r>
      <w:r>
        <w:fldChar w:fldCharType="begin"/>
      </w:r>
      <w:r>
        <w:rPr>
          <w:lang w:val="de-DE"/>
          <w:rPrChange w:id="126" w:author="Julie Giovacchini" w:date="2026-05-04T13:04:00Z">
            <w:rPr/>
          </w:rPrChange>
        </w:rPr>
        <w:instrText xml:space="preserve">HYPERLINK "https://www.i-d-e.de/wp-content/uploads/2019/11/08_Architekturen.pdf" \o "https://www.i-d-e.de/wp-content/uploads/2019/11/08_Architekturen.pdf"</w:instrText>
      </w:r>
      <w:r>
        <w:fldChar w:fldCharType="separate"/>
      </w:r>
      <w:r>
        <w:rPr>
          <w:rStyle w:val="974"/>
          <w:rFonts w:eastAsia="Times New Roman" w:cstheme="minorHAnsi"/>
          <w:color w:val="0000ee"/>
          <w:rPrChange w:id="127" w:author="Julie Giovacchini" w:date="2026-05-04T13:13:00Z">
            <w:rPr>
              <w:rFonts w:eastAsia="Times New Roman" w:cstheme="minorHAnsi"/>
              <w:color w:val="0000ee"/>
              <w:lang w:val="de-DE"/>
            </w:rPr>
          </w:rPrChange>
        </w:rPr>
        <w:t xml:space="preserve">https://www.i-d-e.de/wp-content/uploads/2019/11/08_Architekturen.pdf</w:t>
      </w:r>
      <w:r>
        <w:fldChar w:fldCharType="end"/>
      </w:r>
      <w:r>
        <w:rPr>
          <w:rFonts w:eastAsia="Times New Roman" w:cstheme="minorHAnsi"/>
          <w:color w:val="000000"/>
          <w:rPrChange w:id="128" w:author="Julie Giovacchini" w:date="2026-05-04T13:13:00Z">
            <w:rPr>
              <w:rFonts w:eastAsia="Times New Roman" w:cstheme="minorHAnsi"/>
              <w:color w:val="000000"/>
              <w:lang w:val="de-DE"/>
            </w:rPr>
          </w:rPrChange>
        </w:rPr>
        <w:t xml:space="preserve">.</w:t>
      </w:r>
      <w:r>
        <w:rPr>
          <w:rFonts w:cstheme="minorHAnsi"/>
          <w:rPrChange w:id="129" w:author="Julie Giovacchini" w:date="2026-05-04T13:13:00Z">
            <w:rPr>
              <w:rFonts w:cstheme="minorHAnsi"/>
              <w:lang w:val="de-DE"/>
            </w:rPr>
          </w:rPrChange>
        </w:rPr>
      </w:r>
      <w:r>
        <w:rPr>
          <w:rFonts w:cstheme="minorHAnsi"/>
          <w:rPrChange w:id="130" w:author="Julie Giovacchini" w:date="2026-05-04T13:13:00Z">
            <w:rPr>
              <w:rFonts w:cstheme="minorHAnsi"/>
              <w:lang w:val="de-DE"/>
            </w:rPr>
          </w:rPrChange>
        </w:rPr>
      </w:r>
    </w:p>
    <w:p>
      <w:pPr>
        <w:pBdr/>
        <w:spacing w:line="324" w:lineRule="atLeast"/>
        <w:ind w:hanging="480"/>
        <w:rPr>
          <w:rFonts w:cstheme="minorHAnsi"/>
        </w:rPr>
      </w:pPr>
      <w:r>
        <w:rPr>
          <w:rFonts w:eastAsia="Times New Roman" w:cstheme="minorHAnsi"/>
          <w:color w:val="000000"/>
          <w:lang w:val="de-DE"/>
        </w:rPr>
        <w:t xml:space="preserve">Sahle, Patrick. </w:t>
      </w:r>
      <w:r>
        <w:rPr>
          <w:rFonts w:eastAsia="Times New Roman" w:cstheme="minorHAnsi"/>
          <w:i/>
          <w:color w:val="000000"/>
          <w:lang w:val="de-DE"/>
        </w:rPr>
        <w:t xml:space="preserve">Digitale Editionsformen, Zum Umgang Mit Der Überlieferung Unter Den Bedingungen Des Medienwandels, 3 Bände</w:t>
      </w:r>
      <w:r>
        <w:rPr>
          <w:rFonts w:eastAsia="Times New Roman" w:cstheme="minorHAnsi"/>
          <w:color w:val="000000"/>
          <w:lang w:val="de-DE"/>
        </w:rPr>
        <w:t xml:space="preserve">. n.d. </w:t>
      </w:r>
      <w:r>
        <w:fldChar w:fldCharType="begin"/>
      </w:r>
      <w:r>
        <w:rPr>
          <w:lang w:val="de-DE"/>
          <w:rPrChange w:id="131" w:author="Julie Giovacchini" w:date="2026-05-04T13:04:00Z">
            <w:rPr/>
          </w:rPrChange>
        </w:rPr>
        <w:instrText xml:space="preserve">HYPERLINK "https://www.i-d-e.de/publikationen/schriften/s7-9-digitale-editionsformen/" \o "https://www.i-d-e.de/publikationen/schriften/s7-9-digitale-editionsformen/"</w:instrText>
      </w:r>
      <w:r>
        <w:fldChar w:fldCharType="separate"/>
      </w:r>
      <w:r>
        <w:rPr>
          <w:rStyle w:val="974"/>
          <w:rFonts w:eastAsia="Times New Roman" w:cstheme="minorHAnsi"/>
          <w:color w:val="0000ee"/>
        </w:rPr>
        <w:t xml:space="preserve">https://www.i-d-e.de/publikationen/schriften/s7-9-digitale-editionsformen/</w:t>
      </w:r>
      <w:r>
        <w:fldChar w:fldCharType="end"/>
      </w:r>
      <w:r>
        <w:rPr>
          <w:rFonts w:eastAsia="Times New Roman" w:cstheme="minorHAnsi"/>
          <w:color w:val="000000"/>
        </w:rPr>
        <w:t xml:space="preserve">.</w:t>
      </w:r>
      <w:r>
        <w:rPr>
          <w:rFonts w:cstheme="minorHAnsi"/>
        </w:rPr>
      </w:r>
      <w:r>
        <w:rPr>
          <w:rFonts w:cstheme="minorHAnsi"/>
        </w:rPr>
      </w:r>
    </w:p>
    <w:p>
      <w:pPr>
        <w:pBdr/>
        <w:spacing w:line="324" w:lineRule="atLeast"/>
        <w:ind w:hanging="480"/>
        <w:rPr>
          <w:rFonts w:cstheme="minorHAnsi"/>
          <w:lang w:val="en-US"/>
        </w:rPr>
      </w:pPr>
      <w:r>
        <w:rPr>
          <w:rFonts w:eastAsia="Times New Roman" w:cstheme="minorHAnsi"/>
          <w:color w:val="000000"/>
          <w:lang w:val="en-US"/>
        </w:rPr>
        <w:t xml:space="preserve">Sahle, Patrick. “What Is a Scholarly Digital Edition?” In </w:t>
      </w:r>
      <w:r>
        <w:rPr>
          <w:rFonts w:eastAsia="Times New Roman" w:cstheme="minorHAnsi"/>
          <w:i/>
          <w:color w:val="000000"/>
          <w:lang w:val="en-US"/>
        </w:rPr>
        <w:t xml:space="preserve">Digital Scholarly Editing</w:t>
      </w:r>
      <w:r>
        <w:rPr>
          <w:rFonts w:eastAsia="Times New Roman" w:cstheme="minorHAnsi"/>
          <w:color w:val="000000"/>
          <w:lang w:val="en-US"/>
        </w:rPr>
        <w:t xml:space="preserve">, edited by Matthew James Driscoll and Elena Pierazzo. Open Book Publisher, n.d. </w:t>
      </w:r>
      <w:r>
        <w:fldChar w:fldCharType="begin"/>
      </w:r>
      <w:r>
        <w:rPr>
          <w:lang w:val="en-US"/>
          <w:rPrChange w:id="132" w:author="Julie Giovacchini" w:date="2026-05-04T13:10:00Z">
            <w:rPr/>
          </w:rPrChange>
        </w:rPr>
        <w:instrText xml:space="preserve">HYPERLINK "https://books.openedition.org/obp/3397" \o "https://books.openedition.org/obp/3397"</w:instrText>
      </w:r>
      <w:r>
        <w:fldChar w:fldCharType="separate"/>
      </w:r>
      <w:r>
        <w:rPr>
          <w:rStyle w:val="974"/>
          <w:rFonts w:eastAsia="Times New Roman" w:cstheme="minorHAnsi"/>
          <w:color w:val="0000ee"/>
          <w:lang w:val="en-US"/>
        </w:rPr>
        <w:t xml:space="preserve">https://books.openedition.org/obp/3397</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Saklofske, Jon, Nina Belojevic, Alex Christie, Sonja Sapach, John Simpson, and The INKE Research Team. “Gaming the Edition: Modelling Scholarly Editions through Videogame Frameworks.” </w:t>
      </w:r>
      <w:r>
        <w:rPr>
          <w:rFonts w:eastAsia="Times New Roman" w:cstheme="minorHAnsi"/>
          <w:i/>
          <w:color w:val="000000"/>
          <w:lang w:val="en-US"/>
        </w:rPr>
        <w:t xml:space="preserve">Digital Literary Studies</w:t>
      </w:r>
      <w:r>
        <w:rPr>
          <w:rFonts w:eastAsia="Times New Roman" w:cstheme="minorHAnsi"/>
          <w:color w:val="000000"/>
          <w:lang w:val="en-US"/>
        </w:rPr>
        <w:t xml:space="preserve"> 1, no. 1 (2016). </w:t>
      </w:r>
      <w:r>
        <w:fldChar w:fldCharType="begin"/>
      </w:r>
      <w:r>
        <w:rPr>
          <w:lang w:val="en-US"/>
          <w:rPrChange w:id="133" w:author="Julie Giovacchini" w:date="2026-05-04T13:04:00Z">
            <w:rPr/>
          </w:rPrChange>
        </w:rPr>
        <w:instrText xml:space="preserve">HYPERLINK "https://doi.org/10.18113/P8dls1159703" \o "https://doi.org/10.18113/P8dls1159703"</w:instrText>
      </w:r>
      <w:r>
        <w:fldChar w:fldCharType="separate"/>
      </w:r>
      <w:r>
        <w:rPr>
          <w:rStyle w:val="974"/>
          <w:rFonts w:eastAsia="Times New Roman" w:cstheme="minorHAnsi"/>
          <w:color w:val="0000ee"/>
          <w:lang w:val="en-US"/>
        </w:rPr>
        <w:t xml:space="preserve">https://doi.org/10.18113/P8dls1159703</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de-DE"/>
        </w:rPr>
      </w:pPr>
      <w:r>
        <w:rPr>
          <w:rFonts w:eastAsia="Times New Roman" w:cstheme="minorHAnsi"/>
          <w:color w:val="000000"/>
          <w:lang w:val="en-US"/>
        </w:rPr>
        <w:t xml:space="preserve">Schonhardt, Michael. “Do One Thing and Do It Well. </w:t>
      </w:r>
      <w:r>
        <w:rPr>
          <w:rFonts w:eastAsia="Times New Roman" w:cstheme="minorHAnsi"/>
          <w:color w:val="000000"/>
          <w:lang w:val="de-DE"/>
        </w:rPr>
        <w:t xml:space="preserve">Vier Prinzipien einer digitalen Editionspraxis im Spannungsfeld zwischen fachlichen Standards und Deep Learning.” </w:t>
      </w:r>
      <w:r>
        <w:rPr>
          <w:rFonts w:eastAsia="Times New Roman" w:cstheme="minorHAnsi"/>
          <w:i/>
          <w:color w:val="000000"/>
          <w:lang w:val="de-DE"/>
        </w:rPr>
        <w:t xml:space="preserve">Digitales Edieren gestern, heute und morgen</w:t>
      </w:r>
      <w:r>
        <w:rPr>
          <w:rFonts w:eastAsia="Times New Roman" w:cstheme="minorHAnsi"/>
          <w:color w:val="000000"/>
          <w:lang w:val="de-DE"/>
        </w:rPr>
        <w:t xml:space="preserve"> Sonderband 7 (2025). </w:t>
      </w:r>
      <w:r>
        <w:fldChar w:fldCharType="begin"/>
      </w:r>
      <w:r>
        <w:rPr>
          <w:lang w:val="de-DE"/>
          <w:rPrChange w:id="134" w:author="Julie Giovacchini" w:date="2026-05-04T13:04:00Z">
            <w:rPr/>
          </w:rPrChange>
        </w:rPr>
        <w:instrText xml:space="preserve">HYPERLINK "https://doi.org/10.17175/SB007_005" \o "https://doi.org/10.17175/SB007_005"</w:instrText>
      </w:r>
      <w:r>
        <w:fldChar w:fldCharType="separate"/>
      </w:r>
      <w:r>
        <w:rPr>
          <w:rStyle w:val="974"/>
          <w:rFonts w:eastAsia="Times New Roman" w:cstheme="minorHAnsi"/>
          <w:color w:val="0000ee"/>
          <w:lang w:val="de-DE"/>
        </w:rPr>
        <w:t xml:space="preserve">https://doi.org/10.17175/SB007_005</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en-US"/>
        </w:rPr>
      </w:pPr>
      <w:r>
        <w:rPr>
          <w:rFonts w:eastAsia="Times New Roman" w:cstheme="minorHAnsi"/>
          <w:color w:val="000000"/>
          <w:lang w:val="en-US"/>
        </w:rPr>
        <w:t xml:space="preserve">Smithies, James. “The Dark Side of DH.” In </w:t>
      </w:r>
      <w:r>
        <w:rPr>
          <w:rFonts w:eastAsia="Times New Roman" w:cstheme="minorHAnsi"/>
          <w:i/>
          <w:color w:val="000000"/>
          <w:lang w:val="en-US"/>
        </w:rPr>
        <w:t xml:space="preserve">The Bloomsbury Handbook to the Digital Humanities</w:t>
      </w:r>
      <w:r>
        <w:rPr>
          <w:rFonts w:eastAsia="Times New Roman" w:cstheme="minorHAnsi"/>
          <w:color w:val="000000"/>
          <w:lang w:val="en-US"/>
        </w:rPr>
        <w:t xml:space="preserve">, edited by James O’Sullivan. Digital Humanities. Bloomsbury Academic, 2023.</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Spadini, Elena. “Scholarly Editing and the Semantic Web.” </w:t>
      </w:r>
      <w:r>
        <w:rPr>
          <w:rFonts w:eastAsia="Times New Roman" w:cstheme="minorHAnsi"/>
          <w:color w:val="000000"/>
          <w:lang w:val="de-DE"/>
        </w:rPr>
        <w:t xml:space="preserve">In </w:t>
      </w:r>
      <w:r>
        <w:rPr>
          <w:rFonts w:eastAsia="Times New Roman" w:cstheme="minorHAnsi"/>
          <w:i/>
          <w:color w:val="000000"/>
          <w:lang w:val="de-DE"/>
        </w:rPr>
        <w:t xml:space="preserve">Quantitative Und Qualitative Analyseperspektiven Für Eine Digitale Briefforschung</w:t>
      </w:r>
      <w:r>
        <w:rPr>
          <w:rFonts w:eastAsia="Times New Roman" w:cstheme="minorHAnsi"/>
          <w:color w:val="000000"/>
          <w:lang w:val="de-DE"/>
        </w:rPr>
        <w:t xml:space="preserve">, edited by Aline Deicke and Jochen Strobel. </w:t>
      </w:r>
      <w:r>
        <w:rPr>
          <w:rFonts w:eastAsia="Times New Roman" w:cstheme="minorHAnsi"/>
          <w:color w:val="000000"/>
          <w:lang w:val="en-US"/>
        </w:rPr>
        <w:t xml:space="preserve">De Gruyter, 2025. </w:t>
      </w:r>
      <w:r>
        <w:fldChar w:fldCharType="begin"/>
      </w:r>
      <w:r>
        <w:rPr>
          <w:lang w:val="en-US"/>
          <w:rPrChange w:id="135" w:author="Julie Giovacchini" w:date="2026-05-04T13:04:00Z">
            <w:rPr/>
          </w:rPrChange>
        </w:rPr>
        <w:instrText xml:space="preserve">HYPERLINK "https://doi.org/doi:10.1515/9783111675732-003" \o "https://doi.org/doi:10.1515/9783111675732-003"</w:instrText>
      </w:r>
      <w:r>
        <w:fldChar w:fldCharType="separate"/>
      </w:r>
      <w:r>
        <w:rPr>
          <w:rStyle w:val="974"/>
          <w:rFonts w:eastAsia="Times New Roman" w:cstheme="minorHAnsi"/>
          <w:color w:val="0000ee"/>
          <w:lang w:val="en-US"/>
        </w:rPr>
        <w:t xml:space="preserve">https://doi.org/doi:10.1515/9783111675732-003</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Team, The Endings Project. “The Endings Project: Principles | Principes.” Accessed April 13, 2026. </w:t>
      </w:r>
      <w:r>
        <w:fldChar w:fldCharType="begin"/>
      </w:r>
      <w:r>
        <w:rPr>
          <w:lang w:val="en-US"/>
          <w:rPrChange w:id="136" w:author="Julie Giovacchini" w:date="2026-05-04T13:04:00Z">
            <w:rPr/>
          </w:rPrChange>
        </w:rPr>
        <w:instrText xml:space="preserve">HYPERLINK "https://endings.uvic.ca/%5Bpage%20file%20name%20will%20be%20inserted%20here%5D" \o "https://endings.uvic.ca/%5Bpage%20file%20name%20will%20be%20inserted%20here%5D"</w:instrText>
      </w:r>
      <w:r>
        <w:fldChar w:fldCharType="separate"/>
      </w:r>
      <w:r>
        <w:rPr>
          <w:rStyle w:val="974"/>
          <w:rFonts w:eastAsia="Times New Roman" w:cstheme="minorHAnsi"/>
          <w:color w:val="0000ee"/>
          <w:lang w:val="en-US"/>
        </w:rPr>
        <w:t xml:space="preserve">https://endings.uvic.ca/[page file name will be inserted here]</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Thomas, Alan, Robert Gaizauskas, and Haiping Lu. “Leveraging LLMs for Post-OCR Correction of Historical Newspapers.” In </w:t>
      </w:r>
      <w:r>
        <w:rPr>
          <w:rFonts w:eastAsia="Times New Roman" w:cstheme="minorHAnsi"/>
          <w:i/>
          <w:color w:val="000000"/>
          <w:lang w:val="en-US"/>
        </w:rPr>
        <w:t xml:space="preserve">Proceedings of the Third Workshop on Language Technologies for Historical and Ancient Languages (LT4HALA) @ LREC-COLING-2024</w:t>
      </w:r>
      <w:r>
        <w:rPr>
          <w:rFonts w:eastAsia="Times New Roman" w:cstheme="minorHAnsi"/>
          <w:color w:val="000000"/>
          <w:lang w:val="en-US"/>
        </w:rPr>
        <w:t xml:space="preserve">, edited by Rachele Sprugnoli and Marco Passarotti. ELRA and ICCL, 2024. </w:t>
      </w:r>
      <w:r>
        <w:fldChar w:fldCharType="begin"/>
      </w:r>
      <w:r>
        <w:rPr>
          <w:lang w:val="en-US"/>
          <w:rPrChange w:id="137" w:author="Julie Giovacchini" w:date="2026-05-04T13:04:00Z">
            <w:rPr/>
          </w:rPrChange>
        </w:rPr>
        <w:instrText xml:space="preserve">HYPERLINK "https://aclanthology.org/2024.lt4hala-1.14/" \o "https://aclanthology.org/2024.lt4hala-1.14/"</w:instrText>
      </w:r>
      <w:r>
        <w:fldChar w:fldCharType="separate"/>
      </w:r>
      <w:r>
        <w:rPr>
          <w:rStyle w:val="974"/>
          <w:rFonts w:eastAsia="Times New Roman" w:cstheme="minorHAnsi"/>
          <w:color w:val="0000ee"/>
          <w:lang w:val="en-US"/>
        </w:rPr>
        <w:t xml:space="preserve">https://aclanthology.org/2024.lt4hala-1.14/</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en-US"/>
        </w:rPr>
      </w:pPr>
      <w:r>
        <w:rPr>
          <w:rFonts w:eastAsia="Times New Roman" w:cstheme="minorHAnsi"/>
          <w:color w:val="000000"/>
          <w:lang w:val="en-US"/>
        </w:rPr>
        <w:t xml:space="preserve">Van Mierlo, Wim. </w:t>
      </w:r>
      <w:r>
        <w:rPr>
          <w:rFonts w:eastAsia="Times New Roman" w:cstheme="minorHAnsi"/>
          <w:i/>
          <w:color w:val="000000"/>
          <w:lang w:val="en-US"/>
        </w:rPr>
        <w:t xml:space="preserve">Scholarly Editing in Perspective</w:t>
      </w:r>
      <w:r>
        <w:rPr>
          <w:rFonts w:eastAsia="Times New Roman" w:cstheme="minorHAnsi"/>
          <w:color w:val="000000"/>
          <w:lang w:val="en-US"/>
        </w:rPr>
        <w:t xml:space="preserve">. 1st ed. Cambridge University Press, 2025. </w:t>
      </w:r>
      <w:r>
        <w:fldChar w:fldCharType="begin"/>
      </w:r>
      <w:r>
        <w:rPr>
          <w:lang w:val="en-US"/>
          <w:rPrChange w:id="138" w:author="Julie Giovacchini" w:date="2026-05-04T13:10:00Z">
            <w:rPr/>
          </w:rPrChange>
        </w:rPr>
        <w:instrText xml:space="preserve">HYPERLINK "https://doi.org/10.1017/9781009183772" \o "https://doi.org/10.1017/9781009183772"</w:instrText>
      </w:r>
      <w:r>
        <w:fldChar w:fldCharType="separate"/>
      </w:r>
      <w:r>
        <w:rPr>
          <w:rStyle w:val="974"/>
          <w:rFonts w:eastAsia="Times New Roman" w:cstheme="minorHAnsi"/>
          <w:color w:val="0000ee"/>
          <w:lang w:val="en-US"/>
        </w:rPr>
        <w:t xml:space="preserve">https://doi.org/10.1017/9781009183772</w:t>
      </w:r>
      <w:r>
        <w:fldChar w:fldCharType="end"/>
      </w:r>
      <w:r>
        <w:rPr>
          <w:rFonts w:eastAsia="Times New Roman" w:cstheme="minorHAnsi"/>
          <w:color w:val="000000"/>
          <w:lang w:val="en-US"/>
        </w:rPr>
        <w:t xml:space="preserve">.</w:t>
      </w:r>
      <w:r>
        <w:rPr>
          <w:rFonts w:cstheme="minorHAnsi"/>
          <w:lang w:val="en-US"/>
        </w:rPr>
      </w:r>
      <w:r>
        <w:rPr>
          <w:rFonts w:cstheme="minorHAnsi"/>
          <w:lang w:val="en-US"/>
        </w:rPr>
      </w:r>
    </w:p>
    <w:p>
      <w:pPr>
        <w:pBdr/>
        <w:spacing w:line="324" w:lineRule="atLeast"/>
        <w:ind w:hanging="480"/>
        <w:rPr>
          <w:rFonts w:cstheme="minorHAnsi"/>
          <w:lang w:val="de-DE"/>
        </w:rPr>
      </w:pPr>
      <w:r>
        <w:rPr>
          <w:rFonts w:eastAsia="Times New Roman" w:cstheme="minorHAnsi"/>
          <w:color w:val="000000"/>
          <w:lang w:val="de-DE"/>
        </w:rPr>
        <w:t xml:space="preserve">Vogeler, Georg. “Die konzentrische Edition. Auswertungspotentiale von digitaler Tiefenerschließung, Proto-Editionen, künstlichen Editionen und digitalen Volleditionen der Reichshofratsprotokolle.” In </w:t>
      </w:r>
      <w:r>
        <w:rPr>
          <w:rFonts w:eastAsia="Times New Roman" w:cstheme="minorHAnsi"/>
          <w:i/>
          <w:color w:val="000000"/>
          <w:lang w:val="de-DE"/>
        </w:rPr>
        <w:t xml:space="preserve">Der kaiserliche Reichshofrat</w:t>
      </w:r>
      <w:r>
        <w:rPr>
          <w:rFonts w:eastAsia="Times New Roman" w:cstheme="minorHAnsi"/>
          <w:color w:val="000000"/>
          <w:lang w:val="de-DE"/>
        </w:rPr>
        <w:t xml:space="preserve">, 1st ed., edited by Ulrich Rasche and Tobias Schenk. Böhlau Verlag Köln, 2025. </w:t>
      </w:r>
      <w:r>
        <w:fldChar w:fldCharType="begin"/>
      </w:r>
      <w:r>
        <w:rPr>
          <w:lang w:val="de-DE"/>
          <w:rPrChange w:id="139" w:author="Julie Giovacchini" w:date="2026-05-04T13:04:00Z">
            <w:rPr/>
          </w:rPrChange>
        </w:rPr>
        <w:instrText xml:space="preserve">HYPERLINK "https://doi.org/10.7788/9783412530563.489" \o "https://doi.org/10.7788/9783412530563.489"</w:instrText>
      </w:r>
      <w:r>
        <w:fldChar w:fldCharType="separate"/>
      </w:r>
      <w:r>
        <w:rPr>
          <w:rStyle w:val="974"/>
          <w:rFonts w:eastAsia="Times New Roman" w:cstheme="minorHAnsi"/>
          <w:color w:val="0000ee"/>
          <w:lang w:val="de-DE"/>
        </w:rPr>
        <w:t xml:space="preserve">https://doi.org/10.7788/9783412530563.489</w:t>
      </w:r>
      <w:r>
        <w:fldChar w:fldCharType="end"/>
      </w:r>
      <w:r>
        <w:rPr>
          <w:rFonts w:eastAsia="Times New Roman" w:cstheme="minorHAnsi"/>
          <w:color w:val="000000"/>
          <w:lang w:val="de-DE"/>
        </w:rPr>
        <w:t xml:space="preserve">.</w:t>
      </w:r>
      <w:r>
        <w:rPr>
          <w:rFonts w:cstheme="minorHAnsi"/>
          <w:lang w:val="de-DE"/>
        </w:rPr>
      </w:r>
      <w:r>
        <w:rPr>
          <w:rFonts w:cstheme="minorHAnsi"/>
          <w:lang w:val="de-DE"/>
        </w:rPr>
      </w:r>
    </w:p>
    <w:p>
      <w:pPr>
        <w:pBdr/>
        <w:spacing w:line="324" w:lineRule="atLeast"/>
        <w:ind w:hanging="480"/>
        <w:rPr>
          <w:rFonts w:cstheme="minorHAnsi"/>
          <w:lang w:val="de-DE"/>
          <w:rPrChange w:id="140" w:author="Julie Giovacchini" w:date="2026-05-04T13:04:00Z">
            <w:rPr>
              <w:rFonts w:cstheme="minorHAnsi"/>
              <w:lang w:val="en-US"/>
            </w:rPr>
          </w:rPrChange>
        </w:rPr>
      </w:pPr>
      <w:r>
        <w:rPr>
          <w:rFonts w:eastAsia="Times New Roman" w:cstheme="minorHAnsi"/>
          <w:color w:val="000000"/>
          <w:lang w:val="de-DE"/>
        </w:rPr>
        <w:t xml:space="preserve">Wilkinson, Mark D., Michel Dumontier, IJsbrand Jan Aalbersberg, et al. </w:t>
      </w:r>
      <w:r>
        <w:rPr>
          <w:rFonts w:eastAsia="Times New Roman" w:cstheme="minorHAnsi"/>
          <w:color w:val="000000"/>
          <w:lang w:val="en-US"/>
        </w:rPr>
        <w:t xml:space="preserve">“The FAIR Guiding Principles for Scientific Data Management and Stewardship.” </w:t>
      </w:r>
      <w:r>
        <w:rPr>
          <w:rFonts w:eastAsia="Times New Roman" w:cstheme="minorHAnsi"/>
          <w:i/>
          <w:color w:val="000000"/>
          <w:lang w:val="de-DE"/>
          <w:rPrChange w:id="141" w:author="Julie Giovacchini" w:date="2026-05-04T13:04:00Z">
            <w:rPr>
              <w:rFonts w:eastAsia="Times New Roman" w:cstheme="minorHAnsi"/>
              <w:i/>
              <w:color w:val="000000"/>
              <w:lang w:val="en-US"/>
            </w:rPr>
          </w:rPrChange>
        </w:rPr>
        <w:t xml:space="preserve">Scientific Data</w:t>
      </w:r>
      <w:r>
        <w:rPr>
          <w:rFonts w:eastAsia="Times New Roman" w:cstheme="minorHAnsi"/>
          <w:color w:val="000000"/>
          <w:lang w:val="de-DE"/>
          <w:rPrChange w:id="142" w:author="Julie Giovacchini" w:date="2026-05-04T13:04:00Z">
            <w:rPr>
              <w:rFonts w:eastAsia="Times New Roman" w:cstheme="minorHAnsi"/>
              <w:color w:val="000000"/>
              <w:lang w:val="en-US"/>
            </w:rPr>
          </w:rPrChange>
        </w:rPr>
        <w:t xml:space="preserve"> 3, no. 1 (2016): 160018. </w:t>
      </w:r>
      <w:r>
        <w:fldChar w:fldCharType="begin"/>
      </w:r>
      <w:r>
        <w:rPr>
          <w:lang w:val="de-DE"/>
          <w:rPrChange w:id="143" w:author="Julie Giovacchini" w:date="2026-05-04T13:04:00Z">
            <w:rPr/>
          </w:rPrChange>
        </w:rPr>
        <w:instrText xml:space="preserve">HYPERLINK "https://doi.org/10.1038/sdata.2016.18" \o "https://doi.org/10.1038/sdata.2016.18"</w:instrText>
      </w:r>
      <w:r>
        <w:fldChar w:fldCharType="separate"/>
      </w:r>
      <w:r>
        <w:rPr>
          <w:rStyle w:val="974"/>
          <w:rFonts w:eastAsia="Times New Roman" w:cstheme="minorHAnsi"/>
          <w:color w:val="0000ee"/>
          <w:lang w:val="de-DE"/>
          <w:rPrChange w:id="144" w:author="Julie Giovacchini" w:date="2026-05-04T13:04:00Z">
            <w:rPr>
              <w:rFonts w:eastAsia="Times New Roman" w:cstheme="minorHAnsi"/>
              <w:color w:val="0000ee"/>
              <w:lang w:val="en-US"/>
            </w:rPr>
          </w:rPrChange>
        </w:rPr>
        <w:t xml:space="preserve">https://doi.org/10.1038/sdata.2016.18</w:t>
      </w:r>
      <w:r>
        <w:fldChar w:fldCharType="end"/>
      </w:r>
      <w:r>
        <w:rPr>
          <w:rFonts w:eastAsia="Times New Roman" w:cstheme="minorHAnsi"/>
          <w:color w:val="000000"/>
          <w:lang w:val="de-DE"/>
          <w:rPrChange w:id="145" w:author="Julie Giovacchini" w:date="2026-05-04T13:04:00Z">
            <w:rPr>
              <w:rFonts w:eastAsia="Times New Roman" w:cstheme="minorHAnsi"/>
              <w:color w:val="000000"/>
              <w:lang w:val="en-US"/>
            </w:rPr>
          </w:rPrChange>
        </w:rPr>
        <w:t xml:space="preserve">.</w:t>
      </w:r>
      <w:r>
        <w:rPr>
          <w:rFonts w:cstheme="minorHAnsi"/>
          <w:lang w:val="de-DE"/>
          <w:rPrChange w:id="146" w:author="Julie Giovacchini" w:date="2026-05-04T13:04:00Z">
            <w:rPr>
              <w:rFonts w:cstheme="minorHAnsi"/>
              <w:lang w:val="en-US"/>
            </w:rPr>
          </w:rPrChange>
        </w:rPr>
      </w:r>
      <w:r>
        <w:rPr>
          <w:rFonts w:cstheme="minorHAnsi"/>
          <w:lang w:val="de-DE"/>
          <w:rPrChange w:id="147" w:author="Julie Giovacchini" w:date="2026-05-04T13:04:00Z">
            <w:rPr>
              <w:rFonts w:cstheme="minorHAnsi"/>
              <w:lang w:val="en-US"/>
            </w:rPr>
          </w:rPrChange>
        </w:rPr>
      </w:r>
    </w:p>
    <w:p>
      <w:pPr>
        <w:pBdr/>
        <w:spacing w:line="324" w:lineRule="atLeast"/>
        <w:ind w:hanging="480"/>
        <w:rPr>
          <w:rFonts w:cstheme="minorHAnsi"/>
          <w:lang w:val="de-DE"/>
        </w:rPr>
      </w:pPr>
      <w:r>
        <w:rPr>
          <w:rFonts w:eastAsia="Times New Roman" w:cstheme="minorHAnsi"/>
          <w:color w:val="000000"/>
          <w:lang w:val="de-DE"/>
          <w:rPrChange w:id="148" w:author="Julie Giovacchini" w:date="2026-05-04T13:04:00Z">
            <w:rPr>
              <w:rFonts w:eastAsia="Times New Roman" w:cstheme="minorHAnsi"/>
              <w:color w:val="000000"/>
              <w:lang w:val="en-US"/>
            </w:rPr>
          </w:rPrChange>
        </w:rPr>
        <w:t xml:space="preserve">Zimmermann von, Christian. </w:t>
      </w:r>
      <w:r>
        <w:rPr>
          <w:rFonts w:eastAsia="Times New Roman" w:cstheme="minorHAnsi"/>
          <w:color w:val="000000"/>
          <w:lang w:val="de-DE"/>
        </w:rPr>
        <w:t xml:space="preserve">“Textphilologie – Kommentar – Usability. Eine Philologische Bilanz Zum Übergang von Der Buchedition Zur Digitalen Edition.” </w:t>
      </w:r>
      <w:r>
        <w:rPr>
          <w:rFonts w:eastAsia="Times New Roman" w:cstheme="minorHAnsi"/>
          <w:i/>
          <w:color w:val="000000"/>
          <w:lang w:val="de-DE"/>
        </w:rPr>
        <w:t xml:space="preserve">Archiv Für Das Studium Der Neueren Sprachen Und Literaturen</w:t>
      </w:r>
      <w:r>
        <w:rPr>
          <w:rFonts w:eastAsia="Times New Roman" w:cstheme="minorHAnsi"/>
          <w:color w:val="000000"/>
          <w:lang w:val="de-DE"/>
        </w:rPr>
        <w:t xml:space="preserve"> 262, no. 1 (2025): 1–25.</w:t>
      </w:r>
      <w:r>
        <w:rPr>
          <w:rFonts w:cstheme="minorHAnsi"/>
          <w:lang w:val="de-DE"/>
        </w:rPr>
      </w:r>
      <w:r>
        <w:rPr>
          <w:rFonts w:cstheme="minorHAnsi"/>
          <w:lang w:val="de-DE"/>
        </w:rPr>
      </w:r>
    </w:p>
    <w:p>
      <w:pPr>
        <w:pStyle w:val="825"/>
        <w:numPr>
          <w:ilvl w:val="0"/>
          <w:numId w:val="0"/>
        </w:numPr>
        <w:pBdr/>
        <w:spacing/>
        <w:ind w:left="1429"/>
        <w:rPr>
          <w:rFonts w:asciiTheme="minorHAnsi" w:hAnsiTheme="minorHAnsi" w:cstheme="minorHAnsi"/>
          <w:lang w:val="de-DE"/>
        </w:rPr>
      </w:pPr>
      <w:r>
        <w:rPr>
          <w:rFonts w:asciiTheme="minorHAnsi" w:hAnsiTheme="minorHAnsi" w:cstheme="minorHAnsi"/>
          <w:lang w:val="de-DE"/>
        </w:rPr>
      </w:r>
      <w:r>
        <w:rPr>
          <w:rFonts w:asciiTheme="minorHAnsi" w:hAnsiTheme="minorHAnsi" w:cstheme="minorHAnsi"/>
          <w:lang w:val="de-DE"/>
        </w:rPr>
      </w:r>
      <w:r>
        <w:rPr>
          <w:rFonts w:asciiTheme="minorHAnsi" w:hAnsiTheme="minorHAnsi" w:cstheme="minorHAnsi"/>
          <w:lang w:val="de-DE"/>
        </w:rPr>
      </w:r>
    </w:p>
    <w:p>
      <w:pPr>
        <w:pStyle w:val="825"/>
        <w:pBdr/>
        <w:spacing/>
        <w:ind/>
        <w:rPr>
          <w:rFonts w:asciiTheme="minorHAnsi" w:hAnsiTheme="minorHAnsi" w:cstheme="minorHAnsi"/>
        </w:rPr>
      </w:pPr>
      <w:r/>
      <w:bookmarkStart w:id="148" w:name="_Toc226995782"/>
      <w:r>
        <w:rPr>
          <w:rFonts w:asciiTheme="minorHAnsi" w:hAnsiTheme="minorHAnsi" w:cstheme="minorHAnsi"/>
        </w:rPr>
        <w:t xml:space="preserve">Quick access by keywords</w:t>
      </w:r>
      <w:bookmarkEnd w:id="148"/>
      <w:r>
        <w:rPr>
          <w:rFonts w:asciiTheme="minorHAnsi" w:hAnsiTheme="minorHAnsi" w:cstheme="minorHAnsi"/>
        </w:rPr>
      </w:r>
      <w:r>
        <w:rPr>
          <w:rFonts w:asciiTheme="minorHAnsi" w:hAnsiTheme="minorHAnsi" w:cstheme="minorHAnsi"/>
        </w:rPr>
      </w:r>
    </w:p>
    <w:tbl>
      <w:tblPr>
        <w:tblW w:w="9354" w:type="dxa"/>
        <w:tblBorders/>
        <w:tblLayout w:type="fixed"/>
        <w:tblCellMar>
          <w:left w:w="15" w:type="dxa"/>
          <w:top w:w="15" w:type="dxa"/>
          <w:right w:w="15" w:type="dxa"/>
          <w:bottom w:w="15" w:type="dxa"/>
        </w:tblCellMar>
        <w:tblLook w:val="04A0" w:firstRow="1" w:lastRow="0" w:firstColumn="1" w:lastColumn="0" w:noHBand="0" w:noVBand="1"/>
      </w:tblPr>
      <w:tblGrid>
        <w:gridCol w:w="9354"/>
      </w:tblGrid>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access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adaptability</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AI (Artificial Intelligence)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authority files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born digital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CARE principles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catalogues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citability</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CMS (Content Management System)</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collaborators</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collaboration</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community</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computer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computer language</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critical representation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curation-driven approach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data modelling</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data reuse</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database</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digital scholarly edition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digital editing practices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digitisation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DMP (Data Management Plan)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documentation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tabs>
                <w:tab w:val="left" w:leader="none" w:pos="1862"/>
              </w:tabs>
              <w:spacing/>
              <w:ind/>
              <w:jc w:val="both"/>
              <w:rPr>
                <w:rFonts w:eastAsia="Arial" w:cstheme="minorHAnsi"/>
              </w:rPr>
            </w:pPr>
            <w:r>
              <w:rPr>
                <w:rFonts w:eastAsia="Arial" w:cstheme="minorHAnsi"/>
                <w:sz w:val="22"/>
                <w:szCs w:val="22"/>
                <w:lang w:val="en-US"/>
              </w:rPr>
              <w:t xml:space="preserve">document</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tabs>
                <w:tab w:val="left" w:leader="none" w:pos="1862"/>
              </w:tabs>
              <w:spacing/>
              <w:ind/>
              <w:jc w:val="both"/>
              <w:rPr>
                <w:rFonts w:eastAsia="Arial" w:cstheme="minorHAnsi"/>
              </w:rPr>
            </w:pPr>
            <w:r>
              <w:rPr>
                <w:rFonts w:eastAsia="Arial" w:cstheme="minorHAnsi"/>
                <w:sz w:val="22"/>
                <w:szCs w:val="22"/>
                <w:lang w:val="en-US"/>
              </w:rPr>
              <w:t xml:space="preserve">editorial approaches</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editorialization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engineers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environmental impact</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ethics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facsimile</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FAIR principles (Findable, Accessible, Interoperable, Reusable)</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format</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funding</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git</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lang w:val="en-US"/>
              </w:rPr>
            </w:pPr>
            <w:r>
              <w:rPr>
                <w:rFonts w:eastAsia="Arial" w:cstheme="minorHAnsi"/>
                <w:sz w:val="22"/>
                <w:szCs w:val="22"/>
                <w:lang w:val="en-US"/>
              </w:rPr>
              <w:t xml:space="preserve">GLAMs (Galleries, Libraries, Archives and Museums)</w:t>
            </w:r>
            <w:r>
              <w:rPr>
                <w:rFonts w:cstheme="minorHAnsi"/>
                <w:lang w:val="en-US"/>
              </w:rPr>
            </w:r>
            <w:r>
              <w:rPr>
                <w:rFonts w:cstheme="minorHAnsi"/>
                <w:lang w:val="en-US"/>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granularity</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images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inclusion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institutions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interface</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interoperability</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14:ligatures w14:val="none"/>
              </w:rPr>
              <w:t xml:space="preserve">key characteristics</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languages (programming languages / markup langages)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licenses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licensing</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literature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LLM (Large Language Model)</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maintenance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metadata</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methodology</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modelling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non textual objects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ontology</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open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persistent identifier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planning</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primary sources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project design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project planning</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proprietary</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publishing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repository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research-driven approach</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research ethics</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research question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retro-digitisation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reusability</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review</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schedule</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sources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source selection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stability</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standards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state of the art</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support</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sustainability</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tasks</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teaching</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team composition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text encoding</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text recognition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training</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typology of editions</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transcription</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unicode</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eastAsia="Arial" w:cstheme="minorHAnsi"/>
              </w:rPr>
            </w:pPr>
            <w:r>
              <w:rPr>
                <w:rFonts w:eastAsia="Arial" w:cstheme="minorHAnsi"/>
                <w:sz w:val="22"/>
                <w:szCs w:val="22"/>
                <w:lang w:val="en-US"/>
              </w:rPr>
              <w:t xml:space="preserve">usability</w:t>
            </w:r>
            <w:r>
              <w:rPr>
                <w:rFonts w:eastAsia="Arial" w:cstheme="minorHAnsi"/>
              </w:rPr>
            </w:r>
            <w:r>
              <w:rPr>
                <w:rFonts w:eastAsia="Arial"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user experience</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versioning</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visualisation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14:ligatures w14:val="none"/>
              </w:rPr>
              <w:t xml:space="preserve">word processor</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workflow</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color w:val="000000"/>
                <w:sz w:val="22"/>
                <w:szCs w:val="22"/>
                <w:lang w:val="en-US"/>
                <w14:ligatures w14:val="none"/>
              </w:rPr>
              <w:t xml:space="preserve">WYSIWYG </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lang w:val="en-US"/>
              </w:rPr>
              <w:t xml:space="preserve">xml-schema</w:t>
            </w:r>
            <w:r>
              <w:rPr>
                <w:rFonts w:cstheme="minorHAnsi"/>
              </w:rPr>
            </w:r>
            <w:r>
              <w:rPr>
                <w:rFonts w:cstheme="minorHAnsi"/>
              </w:rPr>
            </w:r>
          </w:p>
        </w:tc>
      </w:tr>
      <w:tr>
        <w:trPr/>
        <w:tc>
          <w:tcPr>
            <w:tcBorders>
              <w:top w:val="none" w:color="000000" w:sz="4" w:space="0"/>
              <w:left w:val="none" w:color="000000" w:sz="4" w:space="0"/>
              <w:bottom w:val="none" w:color="000000" w:sz="4" w:space="0"/>
              <w:right w:val="none" w:color="000000" w:sz="4" w:space="0"/>
            </w:tcBorders>
            <w:tcW w:w="9354" w:type="dxa"/>
            <w:vAlign w:val="center"/>
            <w:textDirection w:val="lrTb"/>
            <w:noWrap w:val="false"/>
          </w:tcPr>
          <w:p>
            <w:pPr>
              <w:pBdr/>
              <w:spacing/>
              <w:ind/>
              <w:rPr>
                <w:rFonts w:cstheme="minorHAnsi"/>
              </w:rPr>
            </w:pPr>
            <w:r>
              <w:rPr>
                <w:rFonts w:eastAsia="Arial" w:cstheme="minorHAnsi"/>
                <w:sz w:val="22"/>
                <w:szCs w:val="22"/>
              </w:rPr>
              <w:t xml:space="preserve">XSLT (eXtensible Stylesheet Language Transformations)</w:t>
            </w:r>
            <w:r>
              <w:rPr>
                <w:rFonts w:cstheme="minorHAnsi"/>
              </w:rPr>
            </w:r>
            <w:r>
              <w:rPr>
                <w:rFonts w:cstheme="minorHAnsi"/>
              </w:rPr>
            </w:r>
          </w:p>
        </w:tc>
      </w:tr>
    </w:tbl>
    <w:p>
      <w:pPr>
        <w:pBdr/>
        <w:spacing/>
        <w:ind/>
        <w:rPr>
          <w:rFonts w:cstheme="minorHAnsi"/>
        </w:rPr>
      </w:pPr>
      <w:r>
        <w:rPr>
          <w:rFonts w:cstheme="minorHAnsi"/>
        </w:rPr>
      </w:r>
      <w:r>
        <w:rPr>
          <w:rFonts w:cstheme="minorHAnsi"/>
        </w:rPr>
      </w:r>
      <w:r>
        <w:rPr>
          <w:rFonts w:cstheme="minorHAnsi"/>
        </w:rPr>
      </w:r>
    </w:p>
    <w:p>
      <w:pPr>
        <w:pStyle w:val="825"/>
        <w:pBdr/>
        <w:spacing/>
        <w:ind/>
        <w:rPr>
          <w:rFonts w:asciiTheme="minorHAnsi" w:hAnsiTheme="minorHAnsi" w:cstheme="minorHAnsi"/>
        </w:rPr>
      </w:pPr>
      <w:r/>
      <w:bookmarkStart w:id="149" w:name="_Toc226995783"/>
      <w:r>
        <w:rPr>
          <w:rFonts w:asciiTheme="minorHAnsi" w:hAnsiTheme="minorHAnsi" w:cstheme="minorHAnsi"/>
        </w:rPr>
        <w:t xml:space="preserve">DSE evaluation criteria</w:t>
      </w:r>
      <w:bookmarkEnd w:id="149"/>
      <w:r>
        <w:rPr>
          <w:rFonts w:asciiTheme="minorHAnsi" w:hAnsiTheme="minorHAnsi" w:cstheme="minorHAnsi"/>
        </w:rPr>
      </w:r>
      <w:r>
        <w:rPr>
          <w:rFonts w:asciiTheme="minorHAnsi" w:hAnsiTheme="minorHAnsi" w:cstheme="minorHAnsi"/>
        </w:rPr>
      </w:r>
    </w:p>
    <w:p>
      <w:pPr>
        <w:pBdr/>
        <w:spacing/>
        <w:ind/>
        <w:rPr>
          <w:rFonts w:cstheme="minorHAnsi"/>
          <w:lang w:val="en-US"/>
        </w:rPr>
      </w:pPr>
      <w:r>
        <w:rPr>
          <w:rFonts w:cstheme="minorHAnsi"/>
          <w:lang w:val="en-US"/>
        </w:rPr>
        <w:t xml:space="preserve">This section draws on: </w:t>
      </w:r>
      <w:del w:id="149" w:author="MKoenig@dhi-paris.fr" w:date="2026-04-27T11:32:00Z">
        <w:r>
          <w:rPr>
            <w:rFonts w:cstheme="minorHAnsi"/>
            <w:lang w:val="en-US"/>
          </w:rPr>
          <w:delText xml:space="preserve"> </w:delText>
        </w:r>
      </w:del>
      <w:r>
        <w:rPr>
          <w:rFonts w:cstheme="minorHAnsi"/>
          <w:i/>
          <w:iCs/>
          <w:lang w:val="en-US"/>
        </w:rPr>
        <w:t xml:space="preserve">Criteria for Reviewing Scholarly Digital Editions</w:t>
      </w:r>
      <w:r>
        <w:rPr>
          <w:rFonts w:cstheme="minorHAnsi"/>
          <w:lang w:val="en-US"/>
        </w:rPr>
        <w:t xml:space="preserve">, version 1.1, by Patrick Sahle; in collaboration with Georg Vogeler and the members of the IDE; Version 1.1, June 2014 (Version 1.0, September 2012 – January 2014; German version 1.1: </w:t>
      </w:r>
      <w:r>
        <w:fldChar w:fldCharType="begin"/>
      </w:r>
      <w:r>
        <w:rPr>
          <w:lang w:val="en-US"/>
          <w:rPrChange w:id="150" w:author="Julie Giovacchini" w:date="2026-05-04T13:04:00Z">
            <w:rPr/>
          </w:rPrChange>
        </w:rPr>
        <w:instrText xml:space="preserve">HYPERLINK "http://www.i-d-e.de/publikationen/weitereschriften/kriterien-version-1-1/)," \o "http://www.i-d-e.de/publikationen/weitereschriften/kriterien-version-1-1/),"</w:instrText>
      </w:r>
      <w:r>
        <w:fldChar w:fldCharType="separate"/>
      </w:r>
      <w:r>
        <w:rPr>
          <w:rStyle w:val="974"/>
          <w:rFonts w:cstheme="minorHAnsi"/>
          <w:lang w:val="en-US"/>
        </w:rPr>
        <w:t xml:space="preserve">http://www.i-d-e.de/publikationen/weitereschriften/kriterien-version-1-1/),</w:t>
      </w:r>
      <w:r>
        <w:fldChar w:fldCharType="end"/>
      </w:r>
      <w:r>
        <w:rPr>
          <w:rFonts w:cstheme="minorHAnsi"/>
          <w:lang w:val="en-US"/>
        </w:rPr>
        <w:t xml:space="preserve"> including major contributions to the English version by: Misha Broughton, James Cummings, Franz Fischer, Philipp Steinkrüger, Walter Scholger.</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The following evaluation criteria were conceived to assess DSEs. </w:t>
      </w:r>
      <w:r>
        <w:rPr>
          <w:rFonts w:cstheme="minorHAnsi"/>
          <w:lang w:val="en-US"/>
        </w:rPr>
      </w:r>
      <w:r>
        <w:rPr>
          <w:rFonts w:cstheme="minorHAnsi"/>
          <w:lang w:val="en-US"/>
        </w:rPr>
      </w:r>
    </w:p>
    <w:p>
      <w:pPr>
        <w:pBdr/>
        <w:spacing/>
        <w:ind/>
        <w:rPr>
          <w:rFonts w:cstheme="minorHAnsi"/>
          <w:lang w:val="en-US"/>
        </w:rPr>
      </w:pPr>
      <w:r>
        <w:rPr>
          <w:rFonts w:cstheme="minorHAnsi"/>
          <w:lang w:val="en-US"/>
        </w:rPr>
        <w:t xml:space="preserve">Digital Scholarly Editions, like any online resource, are susceptible of improvement. They can be updated, edited, expanded (or reduced) at any time. </w:t>
      </w:r>
      <w:r>
        <w:rPr>
          <w:rFonts w:cstheme="minorHAnsi"/>
          <w:lang w:val="en-US"/>
        </w:rPr>
        <w:t xml:space="preserve">As a consequence, the evaluation of a Digital Scholarly Edition comes with a time stamp and version identification, and it accounts for a progress margin within the given material conditions in which the edition is conceived and implemented. </w:t>
      </w:r>
      <w:r>
        <w:rPr>
          <w:rFonts w:cstheme="minorHAnsi"/>
          <w:lang w:val="en-US"/>
        </w:rPr>
      </w:r>
      <w:r>
        <w:rPr>
          <w:rFonts w:cstheme="minorHAnsi"/>
          <w:lang w:val="en-US"/>
        </w:rPr>
      </w:r>
    </w:p>
    <w:p>
      <w:pPr>
        <w:pStyle w:val="826"/>
        <w:pBdr/>
        <w:spacing/>
        <w:ind/>
        <w:rPr>
          <w:highlight w:val="none"/>
          <w14:ligatures w14:val="none"/>
        </w:rPr>
      </w:pPr>
      <w:r>
        <w:t xml:space="preserve">State </w:t>
      </w:r>
      <w:r>
        <w:t xml:space="preserve">of the art</w:t>
      </w:r>
      <w:r>
        <w:rPr>
          <w:highlight w:val="none"/>
          <w14:ligatures w14:val="none"/>
        </w:rPr>
      </w:r>
      <w:r>
        <w:rPr>
          <w:highlight w:val="none"/>
          <w14:ligatures w14:val="none"/>
        </w:rPr>
      </w:r>
    </w:p>
    <w:p>
      <w:pPr>
        <w:pStyle w:val="976"/>
        <w:numPr>
          <w:ilvl w:val="0"/>
          <w:numId w:val="74"/>
        </w:numPr>
        <w:pBdr/>
        <w:spacing w:after="0"/>
        <w:ind/>
        <w:rPr>
          <w:rFonts w:cstheme="minorHAnsi"/>
          <w:lang w:val="en-US"/>
        </w:rPr>
      </w:pPr>
      <w:r>
        <w:rPr>
          <w:rFonts w:cstheme="minorHAnsi"/>
          <w:lang w:val="en-US"/>
        </w:rPr>
        <w:t xml:space="preserve">What does the DSE integrate from earlier editorial work (e.g., print editions or other digital resources) and how does it contribute to the further enrichment of this prior work?</w:t>
      </w:r>
      <w:r>
        <w:rPr>
          <w:rFonts w:cstheme="minorHAnsi"/>
          <w:lang w:val="en-US"/>
        </w:rPr>
      </w:r>
      <w:r>
        <w:rPr>
          <w:rFonts w:cstheme="minorHAnsi"/>
          <w:lang w:val="en-US"/>
        </w:rPr>
      </w:r>
    </w:p>
    <w:p>
      <w:pPr>
        <w:pStyle w:val="976"/>
        <w:numPr>
          <w:ilvl w:val="0"/>
          <w:numId w:val="74"/>
        </w:numPr>
        <w:pBdr/>
        <w:spacing/>
        <w:ind/>
        <w:contextualSpacing w:val="false"/>
        <w:rPr>
          <w:rFonts w:cstheme="minorHAnsi"/>
          <w:lang w:val="en-US"/>
        </w:rPr>
      </w:pPr>
      <w:r>
        <w:rPr>
          <w:rFonts w:cstheme="minorHAnsi"/>
          <w:lang w:val="en-US"/>
        </w:rPr>
        <w:t xml:space="preserve">Does the DSE state its specificities compared to already existing ones,</w:t>
      </w:r>
      <w:r>
        <w:rPr>
          <w:rFonts w:eastAsia="Arial" w:cstheme="minorHAnsi"/>
          <w:color w:val="000000"/>
          <w:lang w:val="en-US"/>
        </w:rPr>
        <w:t xml:space="preserve"> and account for the way in which it integrates recent technological advances</w:t>
      </w:r>
      <w:r>
        <w:rPr>
          <w:rFonts w:cstheme="minorHAnsi"/>
          <w:lang w:val="en-US"/>
        </w:rPr>
        <w:t xml:space="preserve">?</w:t>
      </w:r>
      <w:r>
        <w:rPr>
          <w:rFonts w:cstheme="minorHAnsi"/>
          <w:lang w:val="en-US"/>
        </w:rPr>
      </w:r>
      <w:r>
        <w:rPr>
          <w:rFonts w:cstheme="minorHAnsi"/>
          <w:lang w:val="en-US"/>
        </w:rPr>
      </w:r>
    </w:p>
    <w:p>
      <w:pPr>
        <w:pStyle w:val="826"/>
        <w:pBdr/>
        <w:spacing/>
        <w:ind/>
        <w:rPr>
          <w:rFonts w:cstheme="minorHAnsi"/>
          <w:lang w:val="en-US"/>
        </w:rPr>
      </w:pPr>
      <w:r>
        <w:rPr>
          <w:rFonts w:cstheme="minorHAnsi"/>
          <w:highlight w:val="none"/>
          <w:lang w:val="en-US"/>
        </w:rPr>
        <w:t xml:space="preserve">Interface</w:t>
      </w:r>
      <w:r>
        <w:rPr>
          <w:rFonts w:cstheme="minorHAnsi"/>
          <w:highlight w:val="none"/>
          <w:lang w:val="en-US"/>
        </w:rPr>
      </w:r>
      <w:r>
        <w:rPr>
          <w:rFonts w:cstheme="minorHAnsi"/>
          <w:lang w:val="en-US"/>
        </w:rPr>
      </w:r>
    </w:p>
    <w:p>
      <w:pPr>
        <w:pStyle w:val="976"/>
        <w:numPr>
          <w:ilvl w:val="0"/>
          <w:numId w:val="81"/>
        </w:numPr>
        <w:pBdr/>
        <w:spacing w:after="0"/>
        <w:ind/>
        <w:contextualSpacing w:val="false"/>
        <w:rPr>
          <w:rFonts w:cstheme="minorHAnsi"/>
          <w:lang w:val="en-US"/>
        </w:rPr>
      </w:pPr>
      <w:r>
        <w:rPr>
          <w:rFonts w:cstheme="minorHAnsi"/>
          <w:lang w:val="en-US"/>
        </w:rPr>
        <w:t xml:space="preserve">Is the user interface of the DSE clearly arranged (browsing, search function, indices, image quality)? Is the user at any time made aware of what is currently displayed and how other content can be accessed?</w:t>
      </w:r>
      <w:r>
        <w:rPr>
          <w:rFonts w:cstheme="minorHAnsi"/>
          <w:lang w:val="en-US"/>
        </w:rPr>
      </w:r>
      <w:r>
        <w:rPr>
          <w:rFonts w:cstheme="minorHAnsi"/>
          <w:lang w:val="en-US"/>
        </w:rPr>
      </w:r>
    </w:p>
    <w:p>
      <w:pPr>
        <w:pStyle w:val="976"/>
        <w:numPr>
          <w:ilvl w:val="0"/>
          <w:numId w:val="8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How inclusive is the interface? (see the </w:t>
      </w:r>
      <w:hyperlink r:id="rId29" w:tooltip="https://www.w3.org/WAI/fundamentals/accessibility-usability-inclusion/" w:history="1">
        <w:r>
          <w:rPr>
            <w:rStyle w:val="974"/>
            <w:rFonts w:ascii="Arial" w:hAnsi="Arial" w:eastAsia="Arial" w:cs="Arial"/>
            <w:sz w:val="22"/>
          </w:rPr>
          <w:t xml:space="preserve">documentation of the Web Accessibility Initiative</w:t>
        </w:r>
      </w:hyperlink>
      <w:r>
        <w:rPr>
          <w:rFonts w:ascii="Arial" w:hAnsi="Arial" w:eastAsia="Arial" w:cs="Arial"/>
          <w:color w:val="000000"/>
          <w:sz w:val="22"/>
          <w:u w:val="none"/>
        </w:rPr>
        <w:t xml:space="preserve"> for more information)</w:t>
      </w:r>
      <w:r/>
    </w:p>
    <w:p>
      <w:pPr>
        <w:pStyle w:val="976"/>
        <w:numPr>
          <w:ilvl w:val="0"/>
          <w:numId w:val="8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Does the interface document the underlying methodology (technical documentation, editorial guidelines)?</w:t>
      </w:r>
      <w:r/>
    </w:p>
    <w:p>
      <w:pPr>
        <w:pStyle w:val="976"/>
        <w:numPr>
          <w:ilvl w:val="0"/>
          <w:numId w:val="80"/>
        </w:numPr>
        <w:pBdr>
          <w:top w:val="none" w:color="000000" w:sz="4" w:space="0"/>
          <w:left w:val="none" w:color="000000" w:sz="4" w:space="0"/>
          <w:bottom w:val="none" w:color="000000" w:sz="4" w:space="0"/>
          <w:right w:val="none" w:color="000000" w:sz="4" w:space="0"/>
        </w:pBdr>
        <w:spacing w:after="0" w:before="0" w:line="331" w:lineRule="auto"/>
        <w:ind w:right="0"/>
        <w:rPr/>
      </w:pPr>
      <w:r>
        <w:rPr>
          <w:rFonts w:ascii="Arial" w:hAnsi="Arial" w:eastAsia="Arial" w:cs="Arial"/>
          <w:color w:val="000000"/>
          <w:sz w:val="22"/>
          <w:u w:val="none"/>
        </w:rPr>
        <w:t xml:space="preserve">Does the interface show exactly what the editor planned for it to display?</w:t>
      </w:r>
      <w:r/>
    </w:p>
    <w:p>
      <w:pPr>
        <w:pStyle w:val="976"/>
        <w:numPr>
          <w:ilvl w:val="0"/>
          <w:numId w:val="80"/>
        </w:numPr>
        <w:pBdr>
          <w:top w:val="none" w:color="000000" w:sz="4" w:space="0"/>
          <w:left w:val="none" w:color="000000" w:sz="4" w:space="0"/>
          <w:bottom w:val="none" w:color="000000" w:sz="4" w:space="0"/>
          <w:right w:val="none" w:color="000000" w:sz="4" w:space="0"/>
        </w:pBdr>
        <w:spacing w:after="240" w:before="0" w:line="331" w:lineRule="auto"/>
        <w:ind w:right="0"/>
        <w:rPr/>
      </w:pPr>
      <w:r>
        <w:rPr>
          <w:rFonts w:ascii="Arial" w:hAnsi="Arial" w:eastAsia="Arial" w:cs="Arial"/>
          <w:color w:val="000000"/>
          <w:sz w:val="22"/>
          <w:u w:val="none"/>
        </w:rPr>
        <w:t xml:space="preserve">Does the interface include a feedback button or an easy contact form?</w:t>
      </w:r>
      <w:r>
        <w:rPr>
          <w:sz w:val="22"/>
        </w:rPr>
      </w:r>
      <w:r/>
    </w:p>
    <w:p>
      <w:pPr>
        <w:pStyle w:val="976"/>
        <w:numPr>
          <w:ilvl w:val="0"/>
          <w:numId w:val="82"/>
        </w:numPr>
        <w:pBdr/>
        <w:spacing w:after="0"/>
        <w:ind/>
        <w:contextualSpacing w:val="false"/>
        <w:rPr>
          <w:rFonts w:cstheme="minorHAnsi"/>
        </w:rPr>
      </w:pPr>
      <w:r>
        <w:rPr>
          <w:rFonts w:cstheme="minorHAnsi"/>
          <w:lang w:val="en-US"/>
        </w:rPr>
        <w:t xml:space="preserve">Does the DSE contain additional features like visualisations? </w:t>
      </w:r>
      <w:r>
        <w:rPr>
          <w:rFonts w:cstheme="minorHAnsi"/>
        </w:rPr>
        <w:t xml:space="preserve">Are they useful?</w:t>
      </w:r>
      <w:r>
        <w:rPr>
          <w:rFonts w:cstheme="minorHAnsi"/>
        </w:rPr>
      </w:r>
      <w:r>
        <w:rPr>
          <w:rFonts w:cstheme="minorHAnsi"/>
        </w:rPr>
      </w:r>
    </w:p>
    <w:p>
      <w:pPr>
        <w:pStyle w:val="976"/>
        <w:numPr>
          <w:ilvl w:val="0"/>
          <w:numId w:val="83"/>
        </w:numPr>
        <w:pBdr/>
        <w:spacing w:after="0"/>
        <w:ind/>
        <w:contextualSpacing w:val="false"/>
        <w:rPr>
          <w:rFonts w:cstheme="minorHAnsi"/>
          <w:lang w:val="en-US"/>
        </w:rPr>
      </w:pPr>
      <w:r>
        <w:rPr>
          <w:rFonts w:cstheme="minorHAnsi"/>
          <w:lang w:val="en-US"/>
        </w:rPr>
        <w:t xml:space="preserve">Is a low-resource version of the interface available? </w:t>
      </w:r>
      <w:r>
        <w:rPr>
          <w:rFonts w:cstheme="minorHAnsi"/>
          <w:lang w:val="en-US"/>
        </w:rPr>
      </w:r>
      <w:r>
        <w:rPr>
          <w:rFonts w:cstheme="minorHAnsi"/>
          <w:lang w:val="en-US"/>
        </w:rPr>
      </w:r>
      <w:r>
        <w:rPr>
          <w:highlight w:val="none"/>
          <w:lang w:val="en-US"/>
        </w:rPr>
      </w:r>
      <w:r>
        <w:rPr>
          <w:highlight w:val="none"/>
          <w:lang w:val="en-US"/>
        </w:rPr>
      </w:r>
      <w:r>
        <w:rPr>
          <w:sz w:val="22"/>
          <w:szCs w:val="22"/>
        </w:rPr>
      </w:r>
      <w:r>
        <w:rPr>
          <w:rFonts w:cstheme="minorHAnsi"/>
          <w:lang w:val="en-US"/>
        </w:rPr>
      </w:r>
    </w:p>
    <w:p>
      <w:pPr>
        <w:pStyle w:val="826"/>
        <w:pBdr/>
        <w:spacing/>
        <w:ind/>
        <w:rPr>
          <w:rFonts w:asciiTheme="minorHAnsi" w:hAnsiTheme="minorHAnsi" w:cstheme="minorHAnsi"/>
          <w:b w:val="0"/>
          <w:bCs w:val="0"/>
        </w:rPr>
      </w:pPr>
      <w:r>
        <w:rPr>
          <w:rFonts w:asciiTheme="minorHAnsi" w:hAnsiTheme="minorHAnsi" w:cstheme="minorHAnsi"/>
          <w:b w:val="0"/>
          <w:bCs w:val="0"/>
        </w:rPr>
        <w:t xml:space="preserve">Method</w:t>
      </w:r>
      <w:r>
        <w:rPr>
          <w:rFonts w:asciiTheme="minorHAnsi" w:hAnsiTheme="minorHAnsi" w:cstheme="minorHAnsi"/>
          <w:b w:val="0"/>
          <w:bCs w:val="0"/>
        </w:rPr>
        <w:t xml:space="preserve"> &amp; content</w:t>
      </w:r>
      <w:r>
        <w:rPr>
          <w:rFonts w:asciiTheme="minorHAnsi" w:hAnsiTheme="minorHAnsi" w:cstheme="minorHAnsi"/>
          <w:b w:val="0"/>
          <w:bCs w:val="0"/>
        </w:rPr>
      </w:r>
    </w:p>
    <w:p>
      <w:pPr>
        <w:pStyle w:val="976"/>
        <w:numPr>
          <w:ilvl w:val="0"/>
          <w:numId w:val="75"/>
        </w:numPr>
        <w:pBdr/>
        <w:spacing w:after="0"/>
        <w:ind/>
        <w:rPr>
          <w:rFonts w:cstheme="minorHAnsi"/>
          <w:lang w:val="en-US"/>
        </w:rPr>
      </w:pPr>
      <w:r>
        <w:rPr>
          <w:rFonts w:cstheme="minorHAnsi"/>
          <w:lang w:val="en-US"/>
        </w:rPr>
        <w:t xml:space="preserve">Is the production of the DSE laid out clearly (where applicable: and of its different versions)?</w:t>
      </w:r>
      <w:r>
        <w:rPr>
          <w:rFonts w:cstheme="minorHAnsi"/>
          <w:lang w:val="en-US"/>
        </w:rPr>
      </w:r>
      <w:r>
        <w:rPr>
          <w:rFonts w:cstheme="minorHAnsi"/>
          <w:lang w:val="en-US"/>
        </w:rPr>
      </w:r>
    </w:p>
    <w:p>
      <w:pPr>
        <w:pStyle w:val="976"/>
        <w:numPr>
          <w:ilvl w:val="0"/>
          <w:numId w:val="75"/>
        </w:numPr>
        <w:pBdr/>
        <w:spacing w:after="0"/>
        <w:ind/>
        <w:contextualSpacing w:val="false"/>
        <w:rPr>
          <w:rFonts w:cstheme="minorHAnsi"/>
        </w:rPr>
      </w:pPr>
      <w:r>
        <w:rPr>
          <w:rFonts w:cstheme="minorHAnsi"/>
          <w:lang w:val="en-US"/>
        </w:rPr>
        <w:t xml:space="preserve">Is laid out clearly what the DSE publishes (quality and quantity of edited artifacts, full text, scholarly and editorial enrichments)? </w:t>
      </w:r>
      <w:r>
        <w:rPr>
          <w:rFonts w:cstheme="minorHAnsi"/>
        </w:rPr>
        <w:t xml:space="preserve">Is relevant content missing (if so, is that justified)?</w:t>
      </w:r>
      <w:r>
        <w:rPr>
          <w:rFonts w:cstheme="minorHAnsi"/>
        </w:rPr>
      </w:r>
      <w:r>
        <w:rPr>
          <w:rFonts w:cstheme="minorHAnsi"/>
        </w:rPr>
      </w:r>
    </w:p>
    <w:p>
      <w:pPr>
        <w:pStyle w:val="976"/>
        <w:numPr>
          <w:ilvl w:val="0"/>
          <w:numId w:val="75"/>
        </w:numPr>
        <w:pBdr/>
        <w:spacing w:after="0"/>
        <w:ind/>
        <w:contextualSpacing w:val="false"/>
        <w:rPr>
          <w:rFonts w:cstheme="minorHAnsi"/>
          <w:lang w:val="en-US"/>
        </w:rPr>
      </w:pPr>
      <w:r>
        <w:rPr>
          <w:rFonts w:cstheme="minorHAnsi"/>
          <w:lang w:val="en-US"/>
        </w:rPr>
        <w:t xml:space="preserve">Are the editorial choices and methods clear, justified and applied properly? </w:t>
      </w:r>
      <w:r>
        <w:rPr>
          <w:rFonts w:cstheme="minorHAnsi"/>
          <w:lang w:val="en-US"/>
        </w:rPr>
      </w:r>
      <w:r>
        <w:rPr>
          <w:rFonts w:cstheme="minorHAnsi"/>
          <w:lang w:val="en-US"/>
        </w:rPr>
      </w:r>
    </w:p>
    <w:p>
      <w:pPr>
        <w:pStyle w:val="976"/>
        <w:numPr>
          <w:ilvl w:val="0"/>
          <w:numId w:val="75"/>
        </w:numPr>
        <w:pBdr/>
        <w:spacing w:after="0"/>
        <w:ind/>
        <w:contextualSpacing w:val="false"/>
        <w:rPr>
          <w:rFonts w:cstheme="minorHAnsi"/>
          <w:lang w:val="en-US"/>
        </w:rPr>
      </w:pPr>
      <w:r>
        <w:rPr>
          <w:rFonts w:cstheme="minorHAnsi"/>
          <w:lang w:val="en-US"/>
        </w:rPr>
        <w:t xml:space="preserve">Is the data model laid out clearly, justified and implemented properly? Are the relevant standards followed (if not, is this justified)? Are the technological choices justified (e.g., balance between the realistic work conditions in the project and best practices)?</w:t>
      </w:r>
      <w:r>
        <w:rPr>
          <w:rFonts w:cstheme="minorHAnsi"/>
          <w:lang w:val="en-US"/>
        </w:rPr>
      </w:r>
      <w:r>
        <w:rPr>
          <w:rFonts w:cstheme="minorHAnsi"/>
          <w:lang w:val="en-US"/>
        </w:rPr>
      </w:r>
    </w:p>
    <w:p>
      <w:pPr>
        <w:pStyle w:val="976"/>
        <w:numPr>
          <w:ilvl w:val="0"/>
          <w:numId w:val="75"/>
        </w:numPr>
        <w:pBdr/>
        <w:spacing/>
        <w:ind/>
        <w:contextualSpacing w:val="false"/>
        <w:rPr>
          <w:rFonts w:cstheme="minorHAnsi"/>
          <w:lang w:val="en-US"/>
        </w:rPr>
      </w:pPr>
      <w:r>
        <w:rPr>
          <w:rFonts w:cstheme="minorHAnsi"/>
          <w:lang w:val="en-US"/>
        </w:rPr>
        <w:t xml:space="preserve">Are the quality control measures used in the production of the DSE presented? Are they sufficient?</w:t>
      </w:r>
      <w:r>
        <w:rPr>
          <w:rFonts w:cstheme="minorHAnsi"/>
          <w:lang w:val="en-US"/>
        </w:rPr>
      </w:r>
    </w:p>
    <w:p>
      <w:pPr>
        <w:pStyle w:val="976"/>
        <w:numPr>
          <w:ilvl w:val="0"/>
          <w:numId w:val="75"/>
        </w:numPr>
        <w:pBdr/>
        <w:spacing/>
        <w:ind/>
        <w:contextualSpacing w:val="false"/>
        <w:rPr>
          <w:rFonts w:cstheme="minorHAnsi"/>
          <w:lang w:val="en-US"/>
        </w:rPr>
      </w:pPr>
      <w:r>
        <w:rPr>
          <w:rFonts w:cstheme="minorHAnsi"/>
          <w:lang w:val="en-US"/>
        </w:rPr>
      </w:r>
      <w:r>
        <w:rPr>
          <w:rFonts w:ascii="Liberation Sans" w:hAnsi="Liberation Sans" w:eastAsia="Liberation Sans" w:cs="Liberation Sans"/>
          <w:color w:val="000000"/>
          <w:sz w:val="22"/>
          <w:u w:val="none"/>
        </w:rPr>
        <w:t xml:space="preserve">To what extent does the DSE successfully achieve its goals?</w:t>
      </w:r>
      <w:r>
        <w:rPr>
          <w:rFonts w:cstheme="minorHAnsi"/>
          <w:lang w:val="en-US"/>
        </w:rPr>
      </w:r>
      <w:r/>
      <w:r>
        <w:rPr>
          <w:rFonts w:cstheme="minorHAnsi"/>
          <w:highlight w:val="none"/>
          <w:lang w:val="en-US"/>
        </w:rPr>
      </w:r>
      <w:r>
        <w:rPr>
          <w:rFonts w:cstheme="minorHAnsi"/>
          <w:highlight w:val="none"/>
          <w:lang w:val="en-US"/>
        </w:rPr>
      </w:r>
      <w:r>
        <w:rPr>
          <w:rFonts w:cstheme="minorHAnsi"/>
          <w:lang w:val="en-US"/>
        </w:rPr>
      </w:r>
      <w:r>
        <w:rPr>
          <w:rFonts w:cstheme="minorHAnsi"/>
          <w:lang w:val="en-US"/>
        </w:rPr>
      </w:r>
    </w:p>
    <w:p>
      <w:pPr>
        <w:pStyle w:val="826"/>
        <w:pBdr/>
        <w:spacing/>
        <w:ind/>
        <w:rPr>
          <w:rFonts w:asciiTheme="minorHAnsi" w:hAnsiTheme="minorHAnsi" w:cstheme="minorHAnsi"/>
          <w:b w:val="0"/>
          <w:bCs w:val="0"/>
        </w:rPr>
      </w:pPr>
      <w:r>
        <w:rPr>
          <w:rFonts w:asciiTheme="minorHAnsi" w:hAnsiTheme="minorHAnsi" w:cstheme="minorHAnsi"/>
          <w:b w:val="0"/>
          <w:bCs w:val="0"/>
        </w:rPr>
        <w:t xml:space="preserve">Accessibility and reusability</w:t>
      </w:r>
      <w:r>
        <w:rPr>
          <w:rFonts w:asciiTheme="minorHAnsi" w:hAnsiTheme="minorHAnsi" w:cstheme="minorHAnsi"/>
          <w:b w:val="0"/>
          <w:bCs w:val="0"/>
        </w:rPr>
      </w:r>
      <w:r>
        <w:rPr>
          <w:rFonts w:asciiTheme="minorHAnsi" w:hAnsiTheme="minorHAnsi" w:cstheme="minorHAnsi"/>
          <w:b w:val="0"/>
          <w:bCs w:val="0"/>
        </w:rPr>
      </w:r>
    </w:p>
    <w:p>
      <w:pPr>
        <w:pStyle w:val="976"/>
        <w:numPr>
          <w:ilvl w:val="0"/>
          <w:numId w:val="73"/>
        </w:numPr>
        <w:pBdr/>
        <w:spacing w:after="0"/>
        <w:ind/>
        <w:rPr>
          <w:rFonts w:cstheme="minorHAnsi"/>
        </w:rPr>
      </w:pPr>
      <w:r>
        <w:rPr>
          <w:rFonts w:cstheme="minorHAnsi"/>
          <w:lang w:val="en-US"/>
        </w:rPr>
        <w:t xml:space="preserve">Is the DSE clearly identified (responsible editors, date of publication (if relevant, of versions), address (DOI, URN or PURL)) and this information easy to access on the DSE interface? </w:t>
      </w:r>
      <w:r>
        <w:rPr>
          <w:rFonts w:cstheme="minorHAnsi"/>
        </w:rPr>
        <w:t xml:space="preserve">Are citation guidelines provided?</w:t>
      </w:r>
      <w:r>
        <w:rPr>
          <w:rFonts w:cstheme="minorHAnsi"/>
        </w:rPr>
      </w:r>
      <w:r>
        <w:rPr>
          <w:rFonts w:cstheme="minorHAnsi"/>
        </w:rPr>
      </w:r>
    </w:p>
    <w:p>
      <w:pPr>
        <w:pStyle w:val="976"/>
        <w:numPr>
          <w:ilvl w:val="0"/>
          <w:numId w:val="73"/>
        </w:numPr>
        <w:pBdr/>
        <w:spacing w:after="0"/>
        <w:ind/>
        <w:contextualSpacing w:val="false"/>
        <w:rPr>
          <w:rFonts w:cstheme="minorHAnsi"/>
          <w:lang w:val="en-US"/>
        </w:rPr>
      </w:pPr>
      <w:r>
        <w:rPr>
          <w:rFonts w:cstheme="minorHAnsi"/>
          <w:lang w:val="en-US"/>
        </w:rPr>
        <w:t xml:space="preserve">Are the principles of selection or sampling of the edited documents clear and understandable?</w:t>
      </w:r>
      <w:r>
        <w:rPr>
          <w:rFonts w:cstheme="minorHAnsi"/>
          <w:lang w:val="en-US"/>
        </w:rPr>
      </w:r>
      <w:r>
        <w:rPr>
          <w:rFonts w:cstheme="minorHAnsi"/>
          <w:lang w:val="en-US"/>
        </w:rPr>
      </w:r>
    </w:p>
    <w:p>
      <w:pPr>
        <w:pStyle w:val="976"/>
        <w:numPr>
          <w:ilvl w:val="0"/>
          <w:numId w:val="73"/>
        </w:numPr>
        <w:pBdr/>
        <w:spacing w:after="0"/>
        <w:ind/>
        <w:contextualSpacing w:val="false"/>
        <w:rPr>
          <w:rFonts w:cstheme="minorHAnsi"/>
          <w:lang w:val="en-US"/>
        </w:rPr>
      </w:pPr>
      <w:r>
        <w:rPr>
          <w:rFonts w:cstheme="minorHAnsi"/>
          <w:lang w:val="en-US"/>
        </w:rPr>
        <w:t xml:space="preserve">Are technical interfaces like OAI-PMH, REST, APIs provided to facilitate data reuse in other contexts?</w:t>
      </w:r>
      <w:r>
        <w:rPr>
          <w:rFonts w:cstheme="minorHAnsi"/>
          <w:lang w:val="en-US"/>
        </w:rPr>
      </w:r>
      <w:r>
        <w:rPr>
          <w:rFonts w:cstheme="minorHAnsi"/>
          <w:lang w:val="en-US"/>
        </w:rPr>
      </w:r>
    </w:p>
    <w:p>
      <w:pPr>
        <w:pStyle w:val="976"/>
        <w:numPr>
          <w:ilvl w:val="0"/>
          <w:numId w:val="73"/>
        </w:numPr>
        <w:pBdr/>
        <w:spacing w:after="0"/>
        <w:ind/>
        <w:contextualSpacing w:val="false"/>
        <w:rPr>
          <w:rFonts w:cstheme="minorHAnsi"/>
          <w:lang w:val="en-US"/>
        </w:rPr>
      </w:pPr>
      <w:r>
        <w:rPr>
          <w:rFonts w:cstheme="minorHAnsi"/>
          <w:lang w:val="en-US"/>
        </w:rPr>
        <w:t xml:space="preserve">Is long term availability and access ensured, how and for which part of the DSE?</w:t>
      </w:r>
      <w:r>
        <w:rPr>
          <w:rFonts w:cstheme="minorHAnsi"/>
          <w:lang w:val="en-US"/>
        </w:rPr>
      </w:r>
      <w:r>
        <w:rPr>
          <w:rFonts w:cstheme="minorHAnsi"/>
          <w:lang w:val="en-US"/>
        </w:rPr>
      </w:r>
    </w:p>
    <w:p>
      <w:pPr>
        <w:pStyle w:val="976"/>
        <w:numPr>
          <w:ilvl w:val="0"/>
          <w:numId w:val="73"/>
        </w:numPr>
        <w:pBdr/>
        <w:spacing w:after="0"/>
        <w:ind/>
        <w:contextualSpacing w:val="false"/>
        <w:rPr>
          <w:rFonts w:cstheme="minorHAnsi"/>
          <w:lang w:val="en-US"/>
        </w:rPr>
      </w:pPr>
      <w:r>
        <w:rPr>
          <w:rFonts w:cstheme="minorHAnsi"/>
          <w:lang w:val="en-US"/>
        </w:rPr>
        <w:t xml:space="preserve">Are there alternative formats available (eBooks, mobile devices,...)?</w:t>
      </w:r>
      <w:r>
        <w:rPr>
          <w:rFonts w:cstheme="minorHAnsi"/>
          <w:lang w:val="en-US"/>
        </w:rPr>
      </w:r>
      <w:r>
        <w:rPr>
          <w:rFonts w:cstheme="minorHAnsi"/>
          <w:lang w:val="en-US"/>
        </w:rPr>
      </w:r>
    </w:p>
    <w:p>
      <w:pPr>
        <w:pStyle w:val="976"/>
        <w:numPr>
          <w:ilvl w:val="0"/>
          <w:numId w:val="73"/>
        </w:numPr>
        <w:pBdr/>
        <w:spacing/>
        <w:ind/>
        <w:contextualSpacing w:val="false"/>
        <w:rPr>
          <w:rFonts w:cstheme="minorHAnsi"/>
          <w:lang w:val="en-US"/>
        </w:rPr>
      </w:pPr>
      <w:r>
        <w:rPr>
          <w:rFonts w:cstheme="minorHAnsi"/>
          <w:lang w:val="en-US"/>
        </w:rPr>
        <w:t xml:space="preserve">Is sufficient information on licenses, e.g. reuse conditions, regarding the different information layers provided (basic text, images, metadata) and their versions?</w:t>
      </w:r>
      <w:r>
        <w:rPr>
          <w:rFonts w:cstheme="minorHAnsi"/>
          <w:lang w:val="en-US"/>
        </w:rPr>
      </w:r>
      <w:r>
        <w:rPr>
          <w:rFonts w:cstheme="minorHAnsi"/>
          <w:lang w:val="en-US"/>
        </w:rPr>
      </w:r>
    </w:p>
    <w:p>
      <w:pPr>
        <w:pStyle w:val="827"/>
        <w:numPr>
          <w:ilvl w:val="0"/>
          <w:numId w:val="0"/>
        </w:numPr>
        <w:pBdr/>
        <w:spacing/>
        <w:ind w:left="2509"/>
        <w:rPr>
          <w:rFonts w:asciiTheme="minorHAnsi" w:hAnsiTheme="minorHAnsi" w:cstheme="minorHAnsi"/>
          <w:lang w:val="en-US"/>
        </w:rPr>
      </w:pPr>
      <w:r>
        <w:rPr>
          <w:rFonts w:asciiTheme="minorHAnsi" w:hAnsiTheme="minorHAnsi" w:cstheme="minorHAnsi"/>
          <w:lang w:val="en-US"/>
        </w:rPr>
      </w:r>
      <w:r>
        <w:rPr>
          <w:rFonts w:asciiTheme="minorHAnsi" w:hAnsiTheme="minorHAnsi" w:cstheme="minorHAnsi"/>
          <w:lang w:val="en-US"/>
        </w:rPr>
      </w:r>
      <w:r>
        <w:rPr>
          <w:rFonts w:asciiTheme="minorHAnsi" w:hAnsiTheme="minorHAnsi" w:cstheme="minorHAnsi"/>
          <w:lang w:val="en-US"/>
        </w:rPr>
      </w:r>
    </w:p>
    <w:p>
      <w:pPr>
        <w:pBdr>
          <w:top w:val="none" w:color="000000" w:sz="4" w:space="0"/>
          <w:left w:val="none" w:color="000000" w:sz="4" w:space="0"/>
          <w:bottom w:val="none" w:color="000000" w:sz="4" w:space="0"/>
          <w:right w:val="none" w:color="000000" w:sz="4" w:space="0"/>
        </w:pBdr>
        <w:spacing w:line="324" w:lineRule="atLeast"/>
        <w:ind/>
        <w:rPr>
          <w:rFonts w:cstheme="minorHAnsi"/>
          <w:lang w:val="en-US"/>
        </w:rPr>
      </w:pPr>
      <w:r>
        <w:rPr>
          <w:rFonts w:cstheme="minorHAnsi"/>
          <w:lang w:val="en-US"/>
        </w:rPr>
      </w:r>
      <w:r>
        <w:rPr>
          <w:rFonts w:cstheme="minorHAnsi"/>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r>
        <w:rPr>
          <w:rFonts w:cstheme="minorHAnsi"/>
          <w:lang w:val="en-US"/>
        </w:rPr>
      </w:r>
    </w:p>
    <w:p>
      <w:pPr>
        <w:pBdr/>
        <w:spacing/>
        <w:ind/>
        <w:rPr>
          <w:rFonts w:cstheme="minorHAnsi"/>
          <w:lang w:val="en-US"/>
        </w:rPr>
      </w:pPr>
      <w:r>
        <w:rPr>
          <w:rFonts w:cstheme="minorHAnsi"/>
          <w:lang w:val="en-US"/>
        </w:rPr>
      </w:r>
      <w:r>
        <w:rPr>
          <w:rFonts w:cstheme="minorHAnsi"/>
          <w:lang w:val="en-US"/>
        </w:rPr>
      </w:r>
      <w:r>
        <w:rPr>
          <w:rFonts w:cstheme="minorHAnsi"/>
          <w:lang w:val="en-US"/>
        </w:rPr>
      </w:r>
    </w:p>
    <w:p>
      <w:pPr>
        <w:pBdr/>
        <w:spacing/>
        <w:ind/>
        <w:rPr>
          <w:ins w:id="151" w:author="Julie Giovacchini" w:date="2026-05-04T13:14:00Z"/>
          <w:lang w:val="en-US"/>
        </w:rPr>
        <w:sectPr>
          <w:footnotePr/>
          <w:endnotePr/>
          <w:type w:val="continuous"/>
          <w:pgSz w:h="16838" w:orient="landscape" w:w="11906"/>
          <w:pgMar w:top="1417" w:right="1417" w:bottom="1417" w:left="1417" w:header="708" w:footer="708" w:gutter="0"/>
          <w:cols w:num="1" w:sep="0" w:space="708" w:equalWidth="1"/>
          <w:titlePg/>
        </w:sectPr>
      </w:pPr>
      <w:r>
        <w:rPr>
          <w:lang w:val="en-US"/>
        </w:rPr>
      </w:r>
      <w:ins w:id="152" w:author="Julie Giovacchini" w:date="2026-05-04T13:14:00Z">
        <w:r>
          <w:rPr>
            <w:lang w:val="en-US"/>
          </w:rPr>
        </w:r>
      </w:ins>
      <w:ins w:id="153" w:author="Julie Giovacchini" w:date="2026-05-04T13:14:00Z">
        <w:r>
          <w:rPr>
            <w:lang w:val="en-US"/>
          </w:rPr>
        </w:r>
      </w:ins>
    </w:p>
    <w:p>
      <w:pPr>
        <w:pBdr/>
        <w:spacing/>
        <w:ind/>
        <w:rPr/>
      </w:pPr>
      <w:r/>
      <w:r/>
    </w:p>
    <w:sectPr>
      <w:footnotePr/>
      <w:endnotePr/>
      <w:type w:val="nextPage"/>
      <w:pgSz w:h="16838" w:orient="landscape"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egoe UI Symbol">
    <w:panose1 w:val="020B0502040504020204"/>
  </w:font>
  <w:font w:name="Symbol">
    <w:panose1 w:val="05010000000000000000"/>
  </w:font>
  <w:font w:name="Noto Sans CJK SC">
    <w:panose1 w:val="02000000000000000000"/>
  </w:font>
  <w:font w:name="Courier New">
    <w:panose1 w:val="02070409020205020404"/>
  </w:font>
  <w:font w:name="Lohit Devanagari">
    <w:panose1 w:val="020B0600000000000000"/>
  </w:font>
  <w:font w:name="Wingdings">
    <w:panose1 w:val="05010000000000000000"/>
  </w:font>
  <w:font w:name="Liberation Sans">
    <w:panose1 w:val="020B0604020202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
      <w:numFmt w:val="bullet"/>
      <w:pPr>
        <w:pBdr/>
        <w:tabs>
          <w:tab w:val="num" w:leader="none" w:pos="0"/>
        </w:tabs>
        <w:spacing/>
        <w:ind w:hanging="360" w:left="709"/>
      </w:pPr>
      <w:rPr>
        <w:rFonts w:hint="default" w:ascii="Arial" w:hAnsi="Arial" w:cs="Arial"/>
      </w:rPr>
      <w:start w:val="1"/>
      <w:suff w:val="space"/>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space"/>
    </w:lvl>
    <w:lvl w:ilvl="2">
      <w:isLgl w:val="false"/>
      <w:lvlJc w:val="left"/>
      <w:lvlText w:val="§"/>
      <w:numFmt w:val="bullet"/>
      <w:pPr>
        <w:pBdr/>
        <w:tabs>
          <w:tab w:val="num" w:leader="none" w:pos="0"/>
        </w:tabs>
        <w:spacing/>
        <w:ind w:hanging="360" w:left="2149"/>
      </w:pPr>
      <w:rPr>
        <w:rFonts w:hint="default" w:ascii="Wingdings" w:hAnsi="Wingdings" w:cs="Wingdings"/>
      </w:rPr>
      <w:start w:val="1"/>
      <w:suff w:val="space"/>
    </w:lvl>
    <w:lvl w:ilvl="3">
      <w:isLgl w:val="false"/>
      <w:lvlJc w:val="left"/>
      <w:lvlText w:val="·"/>
      <w:numFmt w:val="bullet"/>
      <w:pPr>
        <w:pBdr/>
        <w:tabs>
          <w:tab w:val="num" w:leader="none" w:pos="0"/>
        </w:tabs>
        <w:spacing/>
        <w:ind w:hanging="360" w:left="2869"/>
      </w:pPr>
      <w:rPr>
        <w:rFonts w:hint="default" w:ascii="Symbol" w:hAnsi="Symbol" w:cs="Symbol"/>
      </w:rPr>
      <w:start w:val="1"/>
      <w:suff w:val="space"/>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space"/>
    </w:lvl>
    <w:lvl w:ilvl="5">
      <w:isLgl w:val="false"/>
      <w:lvlJc w:val="left"/>
      <w:lvlText w:val="§"/>
      <w:numFmt w:val="bullet"/>
      <w:pPr>
        <w:pBdr/>
        <w:tabs>
          <w:tab w:val="num" w:leader="none" w:pos="0"/>
        </w:tabs>
        <w:spacing/>
        <w:ind w:hanging="360" w:left="4309"/>
      </w:pPr>
      <w:rPr>
        <w:rFonts w:hint="default" w:ascii="Wingdings" w:hAnsi="Wingdings" w:cs="Wingdings"/>
      </w:rPr>
      <w:start w:val="1"/>
      <w:suff w:val="space"/>
    </w:lvl>
    <w:lvl w:ilvl="6">
      <w:isLgl w:val="false"/>
      <w:lvlJc w:val="left"/>
      <w:lvlText w:val="·"/>
      <w:numFmt w:val="bullet"/>
      <w:pPr>
        <w:pBdr/>
        <w:tabs>
          <w:tab w:val="num" w:leader="none" w:pos="0"/>
        </w:tabs>
        <w:spacing/>
        <w:ind w:hanging="360" w:left="5029"/>
      </w:pPr>
      <w:rPr>
        <w:rFonts w:hint="default" w:ascii="Symbol" w:hAnsi="Symbol" w:cs="Symbol"/>
      </w:rPr>
      <w:start w:val="1"/>
      <w:suff w:val="space"/>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space"/>
    </w:lvl>
    <w:lvl w:ilvl="8">
      <w:isLgl w:val="false"/>
      <w:lvlJc w:val="left"/>
      <w:lvlText w:val="§"/>
      <w:numFmt w:val="bullet"/>
      <w:pPr>
        <w:pBdr/>
        <w:tabs>
          <w:tab w:val="num" w:leader="none" w:pos="0"/>
        </w:tabs>
        <w:spacing/>
        <w:ind w:hanging="360" w:left="6469"/>
      </w:pPr>
      <w:rPr>
        <w:rFonts w:hint="default" w:ascii="Wingdings" w:hAnsi="Wingdings" w:cs="Wingdings"/>
      </w:rPr>
      <w:start w:val="1"/>
      <w:suff w:val="space"/>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6">
    <w:lvl w:ilvl="0">
      <w:isLgl w:val="false"/>
      <w:lvlJc w:val="left"/>
      <w:lvlText w:val="–"/>
      <w:numFmt w:val="bullet"/>
      <w:pPr>
        <w:pBdr/>
        <w:tabs>
          <w:tab w:val="num" w:leader="none" w:pos="0"/>
        </w:tabs>
        <w:spacing/>
        <w:ind w:hanging="360" w:left="709"/>
      </w:pPr>
      <w:rPr>
        <w:rFonts w:hint="default" w:ascii="Arial" w:hAnsi="Arial" w:cs="Arial"/>
      </w:rPr>
      <w:start w:val="1"/>
      <w:suff w:val="space"/>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space"/>
    </w:lvl>
    <w:lvl w:ilvl="2">
      <w:isLgl w:val="false"/>
      <w:lvlJc w:val="left"/>
      <w:lvlText w:val="§"/>
      <w:numFmt w:val="bullet"/>
      <w:pPr>
        <w:pBdr/>
        <w:tabs>
          <w:tab w:val="num" w:leader="none" w:pos="0"/>
        </w:tabs>
        <w:spacing/>
        <w:ind w:hanging="360" w:left="2149"/>
      </w:pPr>
      <w:rPr>
        <w:rFonts w:hint="default" w:ascii="Wingdings" w:hAnsi="Wingdings" w:cs="Wingdings"/>
      </w:rPr>
      <w:start w:val="1"/>
      <w:suff w:val="space"/>
    </w:lvl>
    <w:lvl w:ilvl="3">
      <w:isLgl w:val="false"/>
      <w:lvlJc w:val="left"/>
      <w:lvlText w:val="·"/>
      <w:numFmt w:val="bullet"/>
      <w:pPr>
        <w:pBdr/>
        <w:tabs>
          <w:tab w:val="num" w:leader="none" w:pos="0"/>
        </w:tabs>
        <w:spacing/>
        <w:ind w:hanging="360" w:left="2869"/>
      </w:pPr>
      <w:rPr>
        <w:rFonts w:hint="default" w:ascii="Symbol" w:hAnsi="Symbol" w:cs="Symbol"/>
      </w:rPr>
      <w:start w:val="1"/>
      <w:suff w:val="space"/>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space"/>
    </w:lvl>
    <w:lvl w:ilvl="5">
      <w:isLgl w:val="false"/>
      <w:lvlJc w:val="left"/>
      <w:lvlText w:val="§"/>
      <w:numFmt w:val="bullet"/>
      <w:pPr>
        <w:pBdr/>
        <w:tabs>
          <w:tab w:val="num" w:leader="none" w:pos="0"/>
        </w:tabs>
        <w:spacing/>
        <w:ind w:hanging="360" w:left="4309"/>
      </w:pPr>
      <w:rPr>
        <w:rFonts w:hint="default" w:ascii="Wingdings" w:hAnsi="Wingdings" w:cs="Wingdings"/>
      </w:rPr>
      <w:start w:val="1"/>
      <w:suff w:val="space"/>
    </w:lvl>
    <w:lvl w:ilvl="6">
      <w:isLgl w:val="false"/>
      <w:lvlJc w:val="left"/>
      <w:lvlText w:val="·"/>
      <w:numFmt w:val="bullet"/>
      <w:pPr>
        <w:pBdr/>
        <w:tabs>
          <w:tab w:val="num" w:leader="none" w:pos="0"/>
        </w:tabs>
        <w:spacing/>
        <w:ind w:hanging="360" w:left="5029"/>
      </w:pPr>
      <w:rPr>
        <w:rFonts w:hint="default" w:ascii="Symbol" w:hAnsi="Symbol" w:cs="Symbol"/>
      </w:rPr>
      <w:start w:val="1"/>
      <w:suff w:val="space"/>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space"/>
    </w:lvl>
    <w:lvl w:ilvl="8">
      <w:isLgl w:val="false"/>
      <w:lvlJc w:val="left"/>
      <w:lvlText w:val="§"/>
      <w:numFmt w:val="bullet"/>
      <w:pPr>
        <w:pBdr/>
        <w:tabs>
          <w:tab w:val="num" w:leader="none" w:pos="0"/>
        </w:tabs>
        <w:spacing/>
        <w:ind w:hanging="360" w:left="6469"/>
      </w:pPr>
      <w:rPr>
        <w:rFonts w:hint="default" w:ascii="Wingdings" w:hAnsi="Wingdings" w:cs="Wingdings"/>
      </w:rPr>
      <w:start w:val="1"/>
      <w:suff w:val="space"/>
    </w:lvl>
  </w:abstractNum>
  <w:abstractNum w:abstractNumId="7">
    <w:lvl w:ilvl="0">
      <w:isLgl w:val="false"/>
      <w:lvlJc w:val="left"/>
      <w:lvlText w:val="%1."/>
      <w:numFmt w:val="decimal"/>
      <w:pPr>
        <w:pBdr/>
        <w:spacing/>
        <w:ind w:hanging="432" w:left="709"/>
      </w:pPr>
      <w:rPr/>
      <w:start w:val="1"/>
      <w:suff w:val="space"/>
    </w:lvl>
    <w:lvl w:ilvl="1">
      <w:isLgl w:val="false"/>
      <w:lvlJc w:val="left"/>
      <w:lvlText w:val="%1.%2."/>
      <w:numFmt w:val="decimal"/>
      <w:pPr>
        <w:pBdr/>
        <w:spacing/>
        <w:ind w:hanging="576" w:left="853"/>
      </w:pPr>
      <w:rPr/>
      <w:start w:val="1"/>
      <w:suff w:val="space"/>
    </w:lvl>
    <w:lvl w:ilvl="2">
      <w:isLgl w:val="false"/>
      <w:lvlJc w:val="left"/>
      <w:lvlText w:val="%1.%2.%3."/>
      <w:numFmt w:val="decimal"/>
      <w:pPr>
        <w:pBdr/>
        <w:spacing/>
        <w:ind w:hanging="720" w:left="997"/>
      </w:pPr>
      <w:rPr/>
      <w:start w:val="1"/>
      <w:suff w:val="space"/>
    </w:lvl>
    <w:lvl w:ilvl="3">
      <w:isLgl w:val="false"/>
      <w:lvlJc w:val="left"/>
      <w:lvlText w:val="%1.%2.%3.%4."/>
      <w:numFmt w:val="decimal"/>
      <w:pPr>
        <w:pBdr/>
        <w:spacing/>
        <w:ind w:hanging="864" w:left="1141"/>
      </w:pPr>
      <w:rPr/>
      <w:start w:val="1"/>
      <w:suff w:val="space"/>
    </w:lvl>
    <w:lvl w:ilvl="4">
      <w:isLgl w:val="false"/>
      <w:lvlJc w:val="left"/>
      <w:lvlText w:val="%1.%2.%3.%4.%5."/>
      <w:numFmt w:val="decimal"/>
      <w:pPr>
        <w:pBdr/>
        <w:spacing/>
        <w:ind w:hanging="1008" w:left="1285"/>
      </w:pPr>
      <w:rPr/>
      <w:start w:val="1"/>
      <w:suff w:val="space"/>
    </w:lvl>
    <w:lvl w:ilvl="5">
      <w:isLgl w:val="false"/>
      <w:lvlJc w:val="left"/>
      <w:lvlText w:val="%1.%2.%3.%4.%5.%6."/>
      <w:numFmt w:val="decimal"/>
      <w:pPr>
        <w:pBdr/>
        <w:spacing/>
        <w:ind w:hanging="1152" w:left="1429"/>
      </w:pPr>
      <w:rPr/>
      <w:start w:val="1"/>
      <w:suff w:val="space"/>
    </w:lvl>
    <w:lvl w:ilvl="6">
      <w:isLgl w:val="false"/>
      <w:lvlJc w:val="left"/>
      <w:lvlText w:val="%1.%2.%3.%4.%5.%6.%7."/>
      <w:numFmt w:val="decimal"/>
      <w:pPr>
        <w:pBdr/>
        <w:spacing/>
        <w:ind w:hanging="1296" w:left="1573"/>
      </w:pPr>
      <w:rPr/>
      <w:start w:val="1"/>
      <w:suff w:val="space"/>
    </w:lvl>
    <w:lvl w:ilvl="7">
      <w:isLgl w:val="false"/>
      <w:lvlJc w:val="left"/>
      <w:lvlText w:val="%1.%2.%3.%4.%5.%6.%7.%8."/>
      <w:numFmt w:val="decimal"/>
      <w:pPr>
        <w:pBdr/>
        <w:spacing/>
        <w:ind w:hanging="1440" w:left="1717"/>
      </w:pPr>
      <w:rPr/>
      <w:start w:val="1"/>
      <w:suff w:val="space"/>
    </w:lvl>
    <w:lvl w:ilvl="8">
      <w:isLgl w:val="false"/>
      <w:lvlJc w:val="left"/>
      <w:lvlText w:val="%1.%2.%3.%4.%5.%6.%7.%8.%9."/>
      <w:numFmt w:val="decimal"/>
      <w:pPr>
        <w:pBdr/>
        <w:spacing/>
        <w:ind w:hanging="1584" w:left="1861"/>
      </w:pPr>
      <w:rPr/>
      <w:start w:val="1"/>
      <w:suff w:val="space"/>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20"/>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12">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1."/>
      <w:numFmt w:val="decimal"/>
      <w:pPr>
        <w:pBdr/>
        <w:spacing/>
        <w:ind w:hanging="432" w:left="432"/>
      </w:pPr>
      <w:pStyle w:val="824"/>
      <w:rPr/>
      <w:start w:val="1"/>
      <w:suff w:val="tab"/>
    </w:lvl>
    <w:lvl w:ilvl="1">
      <w:isLgl w:val="false"/>
      <w:lvlJc w:val="left"/>
      <w:lvlText w:val="%1.%2."/>
      <w:numFmt w:val="decimal"/>
      <w:pPr>
        <w:pBdr/>
        <w:spacing/>
        <w:ind w:hanging="576" w:left="576"/>
      </w:pPr>
      <w:pStyle w:val="825"/>
      <w:rPr/>
      <w:start w:val="1"/>
      <w:suff w:val="tab"/>
    </w:lvl>
    <w:lvl w:ilvl="2">
      <w:isLgl w:val="false"/>
      <w:lvlJc w:val="left"/>
      <w:lvlText w:val="%1.%2.%3."/>
      <w:numFmt w:val="decimal"/>
      <w:pPr>
        <w:pBdr/>
        <w:spacing/>
        <w:ind w:hanging="720" w:left="720"/>
      </w:pPr>
      <w:pStyle w:val="826"/>
      <w:rPr/>
      <w:start w:val="1"/>
      <w:suff w:val="tab"/>
    </w:lvl>
    <w:lvl w:ilvl="3">
      <w:isLgl w:val="false"/>
      <w:lvlJc w:val="left"/>
      <w:lvlText w:val="%1.%2.%3.%4."/>
      <w:numFmt w:val="decimal"/>
      <w:pPr>
        <w:pBdr/>
        <w:spacing/>
        <w:ind w:hanging="864" w:left="864"/>
      </w:pPr>
      <w:pStyle w:val="827"/>
      <w:rPr>
        <w:b w:val="0"/>
        <w:bCs w:val="0"/>
      </w:rPr>
      <w:start w:val="1"/>
      <w:suff w:val="tab"/>
    </w:lvl>
    <w:lvl w:ilvl="4">
      <w:isLgl w:val="false"/>
      <w:lvlJc w:val="left"/>
      <w:lvlText w:val="%1.%2.%3.%4.%5."/>
      <w:numFmt w:val="decimal"/>
      <w:pPr>
        <w:pBdr/>
        <w:spacing/>
        <w:ind w:hanging="1008" w:left="1008"/>
      </w:pPr>
      <w:pStyle w:val="828"/>
      <w:rPr/>
      <w:start w:val="1"/>
      <w:suff w:val="tab"/>
    </w:lvl>
    <w:lvl w:ilvl="5">
      <w:isLgl w:val="false"/>
      <w:lvlJc w:val="left"/>
      <w:lvlText w:val="%1.%2.%3.%4.%5.%6."/>
      <w:numFmt w:val="decimal"/>
      <w:pPr>
        <w:pBdr/>
        <w:spacing/>
        <w:ind w:hanging="1152" w:left="1152"/>
      </w:pPr>
      <w:pStyle w:val="829"/>
      <w:rPr/>
      <w:start w:val="1"/>
      <w:suff w:val="tab"/>
    </w:lvl>
    <w:lvl w:ilvl="6">
      <w:isLgl w:val="false"/>
      <w:lvlJc w:val="left"/>
      <w:lvlText w:val="%1.%2.%3.%4.%5.%6.%7."/>
      <w:numFmt w:val="decimal"/>
      <w:pPr>
        <w:pBdr/>
        <w:spacing/>
        <w:ind w:hanging="1296" w:left="1296"/>
      </w:pPr>
      <w:pStyle w:val="830"/>
      <w:rPr/>
      <w:start w:val="1"/>
      <w:suff w:val="tab"/>
    </w:lvl>
    <w:lvl w:ilvl="7">
      <w:isLgl w:val="false"/>
      <w:lvlJc w:val="left"/>
      <w:lvlText w:val="%1.%2.%3.%4.%5.%6.%7.%8."/>
      <w:numFmt w:val="decimal"/>
      <w:pPr>
        <w:pBdr/>
        <w:spacing/>
        <w:ind w:hanging="1440" w:left="1440"/>
      </w:pPr>
      <w:pStyle w:val="831"/>
      <w:rPr/>
      <w:start w:val="1"/>
      <w:suff w:val="tab"/>
    </w:lvl>
    <w:lvl w:ilvl="8">
      <w:isLgl w:val="false"/>
      <w:lvlJc w:val="left"/>
      <w:lvlText w:val="%1.%2.%3.%4.%5.%6.%7.%8.%9."/>
      <w:numFmt w:val="decimal"/>
      <w:pPr>
        <w:pBdr/>
        <w:spacing/>
        <w:ind w:hanging="1584" w:left="1584"/>
      </w:pPr>
      <w:pStyle w:val="832"/>
      <w:rPr/>
      <w:start w:val="1"/>
      <w:suff w:val="tab"/>
    </w:lvl>
  </w:abstractNum>
  <w:abstractNum w:abstractNumId="15">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6">
    <w:lvl w:ilvl="0">
      <w:isLgl w:val="false"/>
      <w:lvlJc w:val="left"/>
      <w:lvlText w:val="·"/>
      <w:numFmt w:val="bullet"/>
      <w:pPr>
        <w:pBdr/>
        <w:spacing/>
        <w:ind w:hanging="360" w:left="720"/>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17">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1">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2">
    <w:lvl w:ilvl="0">
      <w:isLgl w:val="false"/>
      <w:lvlJc w:val="left"/>
      <w:lvlText w:val="–"/>
      <w:numFmt w:val="bullet"/>
      <w:pPr>
        <w:pBdr/>
        <w:tabs>
          <w:tab w:val="num" w:leader="none" w:pos="0"/>
        </w:tabs>
        <w:spacing/>
        <w:ind w:hanging="360" w:left="709"/>
      </w:pPr>
      <w:rPr>
        <w:rFonts w:hint="default" w:ascii="Arial" w:hAnsi="Arial" w:cs="Arial"/>
      </w:rPr>
      <w:start w:val="1"/>
      <w:suff w:val="space"/>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space"/>
    </w:lvl>
    <w:lvl w:ilvl="2">
      <w:isLgl w:val="false"/>
      <w:lvlJc w:val="left"/>
      <w:lvlText w:val="§"/>
      <w:numFmt w:val="bullet"/>
      <w:pPr>
        <w:pBdr/>
        <w:tabs>
          <w:tab w:val="num" w:leader="none" w:pos="0"/>
        </w:tabs>
        <w:spacing/>
        <w:ind w:hanging="360" w:left="2149"/>
      </w:pPr>
      <w:rPr>
        <w:rFonts w:hint="default" w:ascii="Wingdings" w:hAnsi="Wingdings" w:cs="Wingdings"/>
      </w:rPr>
      <w:start w:val="1"/>
      <w:suff w:val="space"/>
    </w:lvl>
    <w:lvl w:ilvl="3">
      <w:isLgl w:val="false"/>
      <w:lvlJc w:val="left"/>
      <w:lvlText w:val="·"/>
      <w:numFmt w:val="bullet"/>
      <w:pPr>
        <w:pBdr/>
        <w:tabs>
          <w:tab w:val="num" w:leader="none" w:pos="0"/>
        </w:tabs>
        <w:spacing/>
        <w:ind w:hanging="360" w:left="2869"/>
      </w:pPr>
      <w:rPr>
        <w:rFonts w:hint="default" w:ascii="Symbol" w:hAnsi="Symbol" w:cs="Symbol"/>
      </w:rPr>
      <w:start w:val="1"/>
      <w:suff w:val="space"/>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space"/>
    </w:lvl>
    <w:lvl w:ilvl="5">
      <w:isLgl w:val="false"/>
      <w:lvlJc w:val="left"/>
      <w:lvlText w:val="§"/>
      <w:numFmt w:val="bullet"/>
      <w:pPr>
        <w:pBdr/>
        <w:tabs>
          <w:tab w:val="num" w:leader="none" w:pos="0"/>
        </w:tabs>
        <w:spacing/>
        <w:ind w:hanging="360" w:left="4309"/>
      </w:pPr>
      <w:rPr>
        <w:rFonts w:hint="default" w:ascii="Wingdings" w:hAnsi="Wingdings" w:cs="Wingdings"/>
      </w:rPr>
      <w:start w:val="1"/>
      <w:suff w:val="space"/>
    </w:lvl>
    <w:lvl w:ilvl="6">
      <w:isLgl w:val="false"/>
      <w:lvlJc w:val="left"/>
      <w:lvlText w:val="·"/>
      <w:numFmt w:val="bullet"/>
      <w:pPr>
        <w:pBdr/>
        <w:tabs>
          <w:tab w:val="num" w:leader="none" w:pos="0"/>
        </w:tabs>
        <w:spacing/>
        <w:ind w:hanging="360" w:left="5029"/>
      </w:pPr>
      <w:rPr>
        <w:rFonts w:hint="default" w:ascii="Symbol" w:hAnsi="Symbol" w:cs="Symbol"/>
      </w:rPr>
      <w:start w:val="1"/>
      <w:suff w:val="space"/>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space"/>
    </w:lvl>
    <w:lvl w:ilvl="8">
      <w:isLgl w:val="false"/>
      <w:lvlJc w:val="left"/>
      <w:lvlText w:val="§"/>
      <w:numFmt w:val="bullet"/>
      <w:pPr>
        <w:pBdr/>
        <w:tabs>
          <w:tab w:val="num" w:leader="none" w:pos="0"/>
        </w:tabs>
        <w:spacing/>
        <w:ind w:hanging="360" w:left="6469"/>
      </w:pPr>
      <w:rPr>
        <w:rFonts w:hint="default" w:ascii="Wingdings" w:hAnsi="Wingdings" w:cs="Wingdings"/>
      </w:rPr>
      <w:start w:val="1"/>
      <w:suff w:val="space"/>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5">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26">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29">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30">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31">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2">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3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38">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39">
    <w:lvl w:ilvl="0">
      <w:isLgl w:val="false"/>
      <w:lvlJc w:val="left"/>
      <w:lvlText w:val="·"/>
      <w:numFmt w:val="bullet"/>
      <w:pPr>
        <w:pBdr/>
        <w:spacing/>
        <w:ind w:hanging="360" w:left="720"/>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lvl w:ilvl="0">
      <w:isLgl w:val="false"/>
      <w:lvlJc w:val="left"/>
      <w:lvlText w:val="%1."/>
      <w:numFmt w:val="decimal"/>
      <w:pPr>
        <w:pBdr/>
        <w:spacing/>
        <w:ind w:hanging="360" w:left="709"/>
      </w:pPr>
      <w:rPr/>
      <w:start w:val="1"/>
      <w:suff w:val="space"/>
    </w:lvl>
    <w:lvl w:ilvl="1">
      <w:isLgl w:val="false"/>
      <w:lvlJc w:val="left"/>
      <w:lvlText w:val="%2."/>
      <w:numFmt w:val="lowerLetter"/>
      <w:pPr>
        <w:pBdr/>
        <w:spacing/>
        <w:ind w:hanging="360" w:left="1429"/>
      </w:pPr>
      <w:rPr/>
      <w:start w:val="1"/>
      <w:suff w:val="space"/>
    </w:lvl>
    <w:lvl w:ilvl="2">
      <w:isLgl w:val="false"/>
      <w:lvlJc w:val="right"/>
      <w:lvlText w:val="%3."/>
      <w:numFmt w:val="lowerRoman"/>
      <w:pPr>
        <w:pBdr/>
        <w:spacing/>
        <w:ind w:hanging="180" w:left="2149"/>
      </w:pPr>
      <w:rPr/>
      <w:start w:val="1"/>
      <w:suff w:val="space"/>
    </w:lvl>
    <w:lvl w:ilvl="3">
      <w:isLgl w:val="false"/>
      <w:lvlJc w:val="left"/>
      <w:lvlText w:val="%4."/>
      <w:numFmt w:val="decimal"/>
      <w:pPr>
        <w:pBdr/>
        <w:spacing/>
        <w:ind w:hanging="360" w:left="2869"/>
      </w:pPr>
      <w:rPr/>
      <w:start w:val="1"/>
      <w:suff w:val="space"/>
    </w:lvl>
    <w:lvl w:ilvl="4">
      <w:isLgl w:val="false"/>
      <w:lvlJc w:val="left"/>
      <w:lvlText w:val="%5."/>
      <w:numFmt w:val="lowerLetter"/>
      <w:pPr>
        <w:pBdr/>
        <w:spacing/>
        <w:ind w:hanging="360" w:left="3589"/>
      </w:pPr>
      <w:rPr/>
      <w:start w:val="1"/>
      <w:suff w:val="space"/>
    </w:lvl>
    <w:lvl w:ilvl="5">
      <w:isLgl w:val="false"/>
      <w:lvlJc w:val="right"/>
      <w:lvlText w:val="%6."/>
      <w:numFmt w:val="lowerRoman"/>
      <w:pPr>
        <w:pBdr/>
        <w:spacing/>
        <w:ind w:hanging="180" w:left="4309"/>
      </w:pPr>
      <w:rPr/>
      <w:start w:val="1"/>
      <w:suff w:val="space"/>
    </w:lvl>
    <w:lvl w:ilvl="6">
      <w:isLgl w:val="false"/>
      <w:lvlJc w:val="left"/>
      <w:lvlText w:val="%7."/>
      <w:numFmt w:val="decimal"/>
      <w:pPr>
        <w:pBdr/>
        <w:spacing/>
        <w:ind w:hanging="360" w:left="5029"/>
      </w:pPr>
      <w:rPr/>
      <w:start w:val="1"/>
      <w:suff w:val="space"/>
    </w:lvl>
    <w:lvl w:ilvl="7">
      <w:isLgl w:val="false"/>
      <w:lvlJc w:val="left"/>
      <w:lvlText w:val="%8."/>
      <w:numFmt w:val="lowerLetter"/>
      <w:pPr>
        <w:pBdr/>
        <w:spacing/>
        <w:ind w:hanging="360" w:left="5749"/>
      </w:pPr>
      <w:rPr/>
      <w:start w:val="1"/>
      <w:suff w:val="space"/>
    </w:lvl>
    <w:lvl w:ilvl="8">
      <w:isLgl w:val="false"/>
      <w:lvlJc w:val="right"/>
      <w:lvlText w:val="%9."/>
      <w:numFmt w:val="lowerRoman"/>
      <w:pPr>
        <w:pBdr/>
        <w:spacing/>
        <w:ind w:hanging="180" w:left="6469"/>
      </w:pPr>
      <w:rPr/>
      <w:start w:val="1"/>
      <w:suff w:val="space"/>
    </w:lvl>
  </w:abstractNum>
  <w:abstractNum w:abstractNumId="42">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lvl w:ilvl="0">
      <w:isLgl w:val="false"/>
      <w:lvlJc w:val="left"/>
      <w:lvlText w:val="ü"/>
      <w:numFmt w:val="bullet"/>
      <w:pPr>
        <w:pBdr/>
        <w:spacing/>
        <w:ind w:hanging="360" w:left="720"/>
      </w:pPr>
      <w:rPr>
        <w:rFonts w:ascii="Wingdings" w:hAnsi="Wingdings" w:eastAsia="Wingdings" w:cs="Wingdings"/>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47">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49">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09"/>
      </w:pPr>
      <w:rPr>
        <w:rFonts w:hint="default" w:ascii="Arial" w:hAnsi="Arial" w:eastAsia="Arial" w:cs="Aria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52">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53">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54">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55">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61">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6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64">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lvl w:ilvl="0">
      <w:isLgl w:val="false"/>
      <w:lvlJc w:val="left"/>
      <w:lvlText w:val=""/>
      <w:numFmt w:val="bullet"/>
      <w:pPr>
        <w:pBdr/>
        <w:spacing/>
        <w:ind w:hanging="360" w:left="720"/>
      </w:pPr>
      <w:rPr>
        <w:rFonts w:hint="default"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67">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8">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69">
    <w:lvl w:ilvl="0">
      <w:isLgl w:val="false"/>
      <w:lvlJc w:val="left"/>
      <w:lvlText w:val="ü"/>
      <w:numFmt w:val="bullet"/>
      <w:pPr>
        <w:pBdr/>
        <w:spacing/>
        <w:ind w:hanging="360" w:left="709"/>
      </w:pPr>
      <w:rPr>
        <w:rFonts w:ascii="Wingdings" w:hAnsi="Wingdings" w:eastAsia="Wingdings" w:cs="Wingdings"/>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70">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71">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72">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lvl w:ilvl="0">
      <w:isLgl w:val="false"/>
      <w:lvlJc w:val="left"/>
      <w:lvlText w:val="–"/>
      <w:numFmt w:val="bullet"/>
      <w:pPr>
        <w:pBdr/>
        <w:tabs>
          <w:tab w:val="num" w:leader="none" w:pos="0"/>
        </w:tabs>
        <w:spacing/>
        <w:ind w:hanging="360" w:left="709"/>
      </w:pPr>
      <w:rPr>
        <w:rFonts w:hint="default" w:ascii="Arial" w:hAnsi="Arial" w:cs="Arial"/>
      </w:rPr>
      <w:start w:val="1"/>
      <w:suff w:val="tab"/>
    </w:lvl>
    <w:lvl w:ilvl="1">
      <w:isLgl w:val="fals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49"/>
      </w:pPr>
      <w:rPr>
        <w:rFonts w:hint="default" w:ascii="Wingdings" w:hAnsi="Wingdings" w:cs="Wingdings"/>
      </w:rPr>
      <w:start w:val="1"/>
      <w:suff w:val="tab"/>
    </w:lvl>
    <w:lvl w:ilvl="3">
      <w:isLgl w:val="false"/>
      <w:lvlJc w:val="left"/>
      <w:lvlText w:val="·"/>
      <w:numFmt w:val="bullet"/>
      <w:pPr>
        <w:pBdr/>
        <w:tabs>
          <w:tab w:val="num" w:leader="none" w:pos="0"/>
        </w:tabs>
        <w:spacing/>
        <w:ind w:hanging="360" w:left="2869"/>
      </w:pPr>
      <w:rPr>
        <w:rFonts w:hint="default" w:ascii="Symbol" w:hAnsi="Symbol" w:cs="Symbol"/>
      </w:rPr>
      <w:start w:val="1"/>
      <w:suff w:val="tab"/>
    </w:lvl>
    <w:lvl w:ilvl="4">
      <w:isLgl w:val="fals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09"/>
      </w:pPr>
      <w:rPr>
        <w:rFonts w:hint="default" w:ascii="Wingdings" w:hAnsi="Wingdings" w:cs="Wingdings"/>
      </w:rPr>
      <w:start w:val="1"/>
      <w:suff w:val="tab"/>
    </w:lvl>
    <w:lvl w:ilvl="6">
      <w:isLgl w:val="false"/>
      <w:lvlJc w:val="left"/>
      <w:lvlText w:val="·"/>
      <w:numFmt w:val="bullet"/>
      <w:pPr>
        <w:pBdr/>
        <w:tabs>
          <w:tab w:val="num" w:leader="none" w:pos="0"/>
        </w:tabs>
        <w:spacing/>
        <w:ind w:hanging="360" w:left="5029"/>
      </w:pPr>
      <w:rPr>
        <w:rFonts w:hint="default" w:ascii="Symbol" w:hAnsi="Symbol" w:cs="Symbol"/>
      </w:rPr>
      <w:start w:val="1"/>
      <w:suff w:val="tab"/>
    </w:lvl>
    <w:lvl w:ilvl="7">
      <w:isLgl w:val="fals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76">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
      <w:numFmt w:val="bullet"/>
      <w:pPr>
        <w:pBdr/>
        <w:spacing/>
        <w:ind w:hanging="360" w:left="1429"/>
      </w:pPr>
      <w:rPr>
        <w:rFonts w:hint="default" w:ascii="Symbol" w:hAnsi="Symbol" w:eastAsia="Symbol" w:cs="Symbol"/>
      </w:rPr>
      <w:start w:val="1"/>
      <w:suff w:val="space"/>
    </w:lvl>
    <w:lvl w:ilvl="2">
      <w:isLgl w:val="false"/>
      <w:lvlJc w:val="left"/>
      <w:lvlText w:val="·"/>
      <w:numFmt w:val="bullet"/>
      <w:pPr>
        <w:pBdr/>
        <w:spacing/>
        <w:ind w:hanging="360" w:left="2149"/>
      </w:pPr>
      <w:rPr>
        <w:rFonts w:hint="default" w:ascii="Symbol" w:hAnsi="Symbol" w:eastAsia="Symbol" w:cs="Symbol"/>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
      <w:numFmt w:val="bullet"/>
      <w:pPr>
        <w:pBdr/>
        <w:spacing/>
        <w:ind w:hanging="360" w:left="3589"/>
      </w:pPr>
      <w:rPr>
        <w:rFonts w:hint="default" w:ascii="Symbol" w:hAnsi="Symbol" w:eastAsia="Symbol" w:cs="Symbol"/>
      </w:rPr>
      <w:start w:val="1"/>
      <w:suff w:val="space"/>
    </w:lvl>
    <w:lvl w:ilvl="5">
      <w:isLgl w:val="false"/>
      <w:lvlJc w:val="left"/>
      <w:lvlText w:val="·"/>
      <w:numFmt w:val="bullet"/>
      <w:pPr>
        <w:pBdr/>
        <w:spacing/>
        <w:ind w:hanging="360" w:left="4309"/>
      </w:pPr>
      <w:rPr>
        <w:rFonts w:hint="default" w:ascii="Symbol" w:hAnsi="Symbol" w:eastAsia="Symbol" w:cs="Symbol"/>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
      <w:numFmt w:val="bullet"/>
      <w:pPr>
        <w:pBdr/>
        <w:spacing/>
        <w:ind w:hanging="360" w:left="5749"/>
      </w:pPr>
      <w:rPr>
        <w:rFonts w:hint="default" w:ascii="Symbol" w:hAnsi="Symbol" w:eastAsia="Symbol" w:cs="Symbol"/>
      </w:rPr>
      <w:start w:val="1"/>
      <w:suff w:val="space"/>
    </w:lvl>
    <w:lvl w:ilvl="8">
      <w:isLgl w:val="false"/>
      <w:lvlJc w:val="left"/>
      <w:lvlText w:val="·"/>
      <w:numFmt w:val="bullet"/>
      <w:pPr>
        <w:pBdr/>
        <w:spacing/>
        <w:ind w:hanging="360" w:left="6469"/>
      </w:pPr>
      <w:rPr>
        <w:rFonts w:hint="default" w:ascii="Symbol" w:hAnsi="Symbol" w:eastAsia="Symbol" w:cs="Symbol"/>
      </w:rPr>
      <w:start w:val="1"/>
      <w:suff w:val="space"/>
    </w:lvl>
  </w:abstractNum>
  <w:abstractNum w:abstractNumId="77">
    <w:lvl w:ilvl="0">
      <w:isLgl w:val="false"/>
      <w:lvlJc w:val="left"/>
      <w:lvlText w:val="·"/>
      <w:numFmt w:val="bullet"/>
      <w:pPr>
        <w:pBdr/>
        <w:spacing/>
        <w:ind w:hanging="360" w:left="720"/>
      </w:pPr>
      <w:rPr>
        <w:rFonts w:ascii="Symbol" w:hAnsi="Symbol" w:eastAsia="Symbol" w:cs="Symbol"/>
      </w:rPr>
      <w:start w:val="1"/>
      <w:suff w:val="space"/>
    </w:lvl>
    <w:lvl w:ilvl="1">
      <w:isLgl w:val="false"/>
      <w:lvlJc w:val="left"/>
      <w:lvlText w:val="o"/>
      <w:numFmt w:val="bullet"/>
      <w:pPr>
        <w:pBdr/>
        <w:spacing/>
        <w:ind w:hanging="360" w:left="1440"/>
      </w:pPr>
      <w:rPr>
        <w:rFonts w:hint="default" w:ascii="Courier New" w:hAnsi="Courier New" w:eastAsia="Courier New" w:cs="Courier New"/>
      </w:rPr>
      <w:start w:val="1"/>
      <w:suff w:val="space"/>
    </w:lvl>
    <w:lvl w:ilvl="2">
      <w:isLgl w:val="false"/>
      <w:lvlJc w:val="left"/>
      <w:lvlText w:val="§"/>
      <w:numFmt w:val="bullet"/>
      <w:pPr>
        <w:pBdr/>
        <w:spacing/>
        <w:ind w:hanging="360" w:left="2160"/>
      </w:pPr>
      <w:rPr>
        <w:rFonts w:hint="default" w:ascii="Wingdings" w:hAnsi="Wingdings" w:eastAsia="Wingdings" w:cs="Wingdings"/>
      </w:rPr>
      <w:start w:val="1"/>
      <w:suff w:val="space"/>
    </w:lvl>
    <w:lvl w:ilvl="3">
      <w:isLgl w:val="false"/>
      <w:lvlJc w:val="left"/>
      <w:lvlText w:val="·"/>
      <w:numFmt w:val="bullet"/>
      <w:pPr>
        <w:pBdr/>
        <w:spacing/>
        <w:ind w:hanging="360" w:left="2880"/>
      </w:pPr>
      <w:rPr>
        <w:rFonts w:hint="default" w:ascii="Symbol" w:hAnsi="Symbol" w:eastAsia="Symbol" w:cs="Symbol"/>
      </w:rPr>
      <w:start w:val="1"/>
      <w:suff w:val="space"/>
    </w:lvl>
    <w:lvl w:ilvl="4">
      <w:isLgl w:val="false"/>
      <w:lvlJc w:val="left"/>
      <w:lvlText w:val="o"/>
      <w:numFmt w:val="bullet"/>
      <w:pPr>
        <w:pBdr/>
        <w:spacing/>
        <w:ind w:hanging="360" w:left="3600"/>
      </w:pPr>
      <w:rPr>
        <w:rFonts w:hint="default" w:ascii="Courier New" w:hAnsi="Courier New" w:eastAsia="Courier New" w:cs="Courier New"/>
      </w:rPr>
      <w:start w:val="1"/>
      <w:suff w:val="space"/>
    </w:lvl>
    <w:lvl w:ilvl="5">
      <w:isLgl w:val="false"/>
      <w:lvlJc w:val="left"/>
      <w:lvlText w:val="§"/>
      <w:numFmt w:val="bullet"/>
      <w:pPr>
        <w:pBdr/>
        <w:spacing/>
        <w:ind w:hanging="360" w:left="4320"/>
      </w:pPr>
      <w:rPr>
        <w:rFonts w:hint="default" w:ascii="Wingdings" w:hAnsi="Wingdings" w:eastAsia="Wingdings" w:cs="Wingdings"/>
      </w:rPr>
      <w:start w:val="1"/>
      <w:suff w:val="space"/>
    </w:lvl>
    <w:lvl w:ilvl="6">
      <w:isLgl w:val="false"/>
      <w:lvlJc w:val="left"/>
      <w:lvlText w:val="·"/>
      <w:numFmt w:val="bullet"/>
      <w:pPr>
        <w:pBdr/>
        <w:spacing/>
        <w:ind w:hanging="360" w:left="5040"/>
      </w:pPr>
      <w:rPr>
        <w:rFonts w:hint="default" w:ascii="Symbol" w:hAnsi="Symbol" w:eastAsia="Symbol" w:cs="Symbol"/>
      </w:rPr>
      <w:start w:val="1"/>
      <w:suff w:val="space"/>
    </w:lvl>
    <w:lvl w:ilvl="7">
      <w:isLgl w:val="false"/>
      <w:lvlJc w:val="left"/>
      <w:lvlText w:val="o"/>
      <w:numFmt w:val="bullet"/>
      <w:pPr>
        <w:pBdr/>
        <w:spacing/>
        <w:ind w:hanging="360" w:left="5760"/>
      </w:pPr>
      <w:rPr>
        <w:rFonts w:hint="default" w:ascii="Courier New" w:hAnsi="Courier New" w:eastAsia="Courier New" w:cs="Courier New"/>
      </w:rPr>
      <w:start w:val="1"/>
      <w:suff w:val="space"/>
    </w:lvl>
    <w:lvl w:ilvl="8">
      <w:isLgl w:val="false"/>
      <w:lvlJc w:val="left"/>
      <w:lvlText w:val="§"/>
      <w:numFmt w:val="bullet"/>
      <w:pPr>
        <w:pBdr/>
        <w:spacing/>
        <w:ind w:hanging="360" w:left="6480"/>
      </w:pPr>
      <w:rPr>
        <w:rFonts w:hint="default" w:ascii="Wingdings" w:hAnsi="Wingdings" w:eastAsia="Wingdings" w:cs="Wingdings"/>
      </w:rPr>
      <w:start w:val="1"/>
      <w:suff w:val="space"/>
    </w:lvl>
  </w:abstractNum>
  <w:abstractNum w:abstractNumId="78">
    <w:lvl w:ilvl="0">
      <w:isLgl w:val="false"/>
      <w:lvlJc w:val="left"/>
      <w:lvlText w:val="·"/>
      <w:numFmt w:val="bullet"/>
      <w:pPr>
        <w:pBdr/>
        <w:spacing/>
        <w:ind w:hanging="360" w:left="709"/>
      </w:pPr>
      <w:rPr>
        <w:rFonts w:hint="default" w:ascii="Symbol" w:hAnsi="Symbol" w:eastAsia="Symbol" w:cs="Symbol"/>
      </w:rPr>
      <w:start w:val="1"/>
      <w:suff w:val="space"/>
    </w:lvl>
    <w:lvl w:ilvl="1">
      <w:isLgl w:val="false"/>
      <w:lvlJc w:val="left"/>
      <w:lvlText w:val="o"/>
      <w:numFmt w:val="bullet"/>
      <w:pPr>
        <w:pBdr/>
        <w:spacing/>
        <w:ind w:hanging="360" w:left="1429"/>
      </w:pPr>
      <w:rPr>
        <w:rFonts w:hint="default" w:ascii="Courier New" w:hAnsi="Courier New" w:eastAsia="Courier New" w:cs="Courier New"/>
      </w:rPr>
      <w:start w:val="1"/>
      <w:suff w:val="space"/>
    </w:lvl>
    <w:lvl w:ilvl="2">
      <w:isLgl w:val="false"/>
      <w:lvlJc w:val="left"/>
      <w:lvlText w:val="§"/>
      <w:numFmt w:val="bullet"/>
      <w:pPr>
        <w:pBdr/>
        <w:spacing/>
        <w:ind w:hanging="360" w:left="2149"/>
      </w:pPr>
      <w:rPr>
        <w:rFonts w:hint="default" w:ascii="Wingdings" w:hAnsi="Wingdings" w:eastAsia="Wingdings" w:cs="Wingdings"/>
      </w:rPr>
      <w:start w:val="1"/>
      <w:suff w:val="space"/>
    </w:lvl>
    <w:lvl w:ilvl="3">
      <w:isLgl w:val="false"/>
      <w:lvlJc w:val="left"/>
      <w:lvlText w:val="·"/>
      <w:numFmt w:val="bullet"/>
      <w:pPr>
        <w:pBdr/>
        <w:spacing/>
        <w:ind w:hanging="360" w:left="2869"/>
      </w:pPr>
      <w:rPr>
        <w:rFonts w:hint="default" w:ascii="Symbol" w:hAnsi="Symbol" w:eastAsia="Symbol" w:cs="Symbol"/>
      </w:rPr>
      <w:start w:val="1"/>
      <w:suff w:val="space"/>
    </w:lvl>
    <w:lvl w:ilvl="4">
      <w:isLgl w:val="false"/>
      <w:lvlJc w:val="left"/>
      <w:lvlText w:val="o"/>
      <w:numFmt w:val="bullet"/>
      <w:pPr>
        <w:pBdr/>
        <w:spacing/>
        <w:ind w:hanging="360" w:left="3589"/>
      </w:pPr>
      <w:rPr>
        <w:rFonts w:hint="default" w:ascii="Courier New" w:hAnsi="Courier New" w:eastAsia="Courier New" w:cs="Courier New"/>
      </w:rPr>
      <w:start w:val="1"/>
      <w:suff w:val="space"/>
    </w:lvl>
    <w:lvl w:ilvl="5">
      <w:isLgl w:val="false"/>
      <w:lvlJc w:val="left"/>
      <w:lvlText w:val="§"/>
      <w:numFmt w:val="bullet"/>
      <w:pPr>
        <w:pBdr/>
        <w:spacing/>
        <w:ind w:hanging="360" w:left="4309"/>
      </w:pPr>
      <w:rPr>
        <w:rFonts w:hint="default" w:ascii="Wingdings" w:hAnsi="Wingdings" w:eastAsia="Wingdings" w:cs="Wingdings"/>
      </w:rPr>
      <w:start w:val="1"/>
      <w:suff w:val="space"/>
    </w:lvl>
    <w:lvl w:ilvl="6">
      <w:isLgl w:val="false"/>
      <w:lvlJc w:val="left"/>
      <w:lvlText w:val="·"/>
      <w:numFmt w:val="bullet"/>
      <w:pPr>
        <w:pBdr/>
        <w:spacing/>
        <w:ind w:hanging="360" w:left="5029"/>
      </w:pPr>
      <w:rPr>
        <w:rFonts w:hint="default" w:ascii="Symbol" w:hAnsi="Symbol" w:eastAsia="Symbol" w:cs="Symbol"/>
      </w:rPr>
      <w:start w:val="1"/>
      <w:suff w:val="space"/>
    </w:lvl>
    <w:lvl w:ilvl="7">
      <w:isLgl w:val="false"/>
      <w:lvlJc w:val="left"/>
      <w:lvlText w:val="o"/>
      <w:numFmt w:val="bullet"/>
      <w:pPr>
        <w:pBdr/>
        <w:spacing/>
        <w:ind w:hanging="360" w:left="5749"/>
      </w:pPr>
      <w:rPr>
        <w:rFonts w:hint="default" w:ascii="Courier New" w:hAnsi="Courier New" w:eastAsia="Courier New" w:cs="Courier New"/>
      </w:rPr>
      <w:start w:val="1"/>
      <w:suff w:val="space"/>
    </w:lvl>
    <w:lvl w:ilvl="8">
      <w:isLgl w:val="false"/>
      <w:lvlJc w:val="left"/>
      <w:lvlText w:val="§"/>
      <w:numFmt w:val="bullet"/>
      <w:pPr>
        <w:pBdr/>
        <w:spacing/>
        <w:ind w:hanging="360" w:left="6469"/>
      </w:pPr>
      <w:rPr>
        <w:rFonts w:hint="default" w:ascii="Wingdings" w:hAnsi="Wingdings" w:eastAsia="Wingdings" w:cs="Wingdings"/>
      </w:rPr>
      <w:start w:val="1"/>
      <w:suff w:val="space"/>
    </w:lvl>
  </w:abstractNum>
  <w:abstractNum w:abstractNumId="79">
    <w:lvl w:ilvl="0">
      <w:isLgl w:val="false"/>
      <w:lvlJc w:val="left"/>
      <w:lvlText w:val="·"/>
      <w:numFmt w:val="bullet"/>
      <w:pPr>
        <w:pBdr/>
        <w:spacing/>
        <w:ind w:hanging="360" w:left="709"/>
      </w:pPr>
      <w:rPr>
        <w:rFonts w:hint="default" w:ascii="Symbol" w:hAnsi="Symbol" w:eastAsia="Symbol" w:cs="Symbol"/>
        <w:color w:val="000000"/>
        <w:sz w:val="22"/>
      </w:rPr>
      <w:start w:val="1"/>
      <w:suff w:val="tab"/>
    </w:lvl>
    <w:lvl w:ilvl="1">
      <w:isLgl w:val="false"/>
      <w:lvlJc w:val="left"/>
      <w:lvlText w:val="·"/>
      <w:numFmt w:val="bullet"/>
      <w:pPr>
        <w:pBdr/>
        <w:spacing/>
        <w:ind w:hanging="360" w:left="1429"/>
      </w:pPr>
      <w:rPr>
        <w:rFonts w:hint="default" w:ascii="Symbol" w:hAnsi="Symbol" w:eastAsia="Symbol" w:cs="Symbol"/>
        <w:color w:val="000000"/>
        <w:sz w:val="22"/>
      </w:rPr>
      <w:start w:val="1"/>
      <w:suff w:val="tab"/>
    </w:lvl>
    <w:lvl w:ilvl="2">
      <w:isLgl w:val="false"/>
      <w:lvlJc w:val="left"/>
      <w:lvlText w:val="·"/>
      <w:numFmt w:val="bullet"/>
      <w:pPr>
        <w:pBdr/>
        <w:spacing/>
        <w:ind w:hanging="360" w:left="2149"/>
      </w:pPr>
      <w:rPr>
        <w:rFonts w:hint="default" w:ascii="Symbol" w:hAnsi="Symbol" w:eastAsia="Symbol" w:cs="Symbol"/>
        <w:color w:val="000000"/>
        <w:sz w:val="22"/>
      </w:rPr>
      <w:start w:val="1"/>
      <w:suff w:val="tab"/>
    </w:lvl>
    <w:lvl w:ilvl="3">
      <w:isLgl w:val="false"/>
      <w:lvlJc w:val="left"/>
      <w:lvlText w:val="·"/>
      <w:numFmt w:val="bullet"/>
      <w:pPr>
        <w:pBdr/>
        <w:spacing/>
        <w:ind w:hanging="360" w:left="2869"/>
      </w:pPr>
      <w:rPr>
        <w:rFonts w:hint="default" w:ascii="Symbol" w:hAnsi="Symbol" w:eastAsia="Symbol" w:cs="Symbol"/>
        <w:color w:val="000000"/>
        <w:sz w:val="22"/>
      </w:rPr>
      <w:start w:val="1"/>
      <w:suff w:val="tab"/>
    </w:lvl>
    <w:lvl w:ilvl="4">
      <w:isLgl w:val="false"/>
      <w:lvlJc w:val="left"/>
      <w:lvlText w:val="·"/>
      <w:numFmt w:val="bullet"/>
      <w:pPr>
        <w:pBdr/>
        <w:spacing/>
        <w:ind w:hanging="360" w:left="3589"/>
      </w:pPr>
      <w:rPr>
        <w:rFonts w:hint="default" w:ascii="Symbol" w:hAnsi="Symbol" w:eastAsia="Symbol" w:cs="Symbol"/>
        <w:color w:val="000000"/>
        <w:sz w:val="22"/>
      </w:rPr>
      <w:start w:val="1"/>
      <w:suff w:val="tab"/>
    </w:lvl>
    <w:lvl w:ilvl="5">
      <w:isLgl w:val="false"/>
      <w:lvlJc w:val="left"/>
      <w:lvlText w:val="·"/>
      <w:numFmt w:val="bullet"/>
      <w:pPr>
        <w:pBdr/>
        <w:spacing/>
        <w:ind w:hanging="360" w:left="4309"/>
      </w:pPr>
      <w:rPr>
        <w:rFonts w:hint="default" w:ascii="Symbol" w:hAnsi="Symbol" w:eastAsia="Symbol" w:cs="Symbol"/>
        <w:color w:val="000000"/>
        <w:sz w:val="22"/>
      </w:rPr>
      <w:start w:val="1"/>
      <w:suff w:val="tab"/>
    </w:lvl>
    <w:lvl w:ilvl="6">
      <w:isLgl w:val="false"/>
      <w:lvlJc w:val="left"/>
      <w:lvlText w:val="·"/>
      <w:numFmt w:val="bullet"/>
      <w:pPr>
        <w:pBdr/>
        <w:spacing/>
        <w:ind w:hanging="360" w:left="5029"/>
      </w:pPr>
      <w:rPr>
        <w:rFonts w:hint="default" w:ascii="Symbol" w:hAnsi="Symbol" w:eastAsia="Symbol" w:cs="Symbol"/>
        <w:color w:val="000000"/>
        <w:sz w:val="22"/>
      </w:rPr>
      <w:start w:val="1"/>
      <w:suff w:val="tab"/>
    </w:lvl>
    <w:lvl w:ilvl="7">
      <w:isLgl w:val="false"/>
      <w:lvlJc w:val="left"/>
      <w:lvlText w:val="·"/>
      <w:numFmt w:val="bullet"/>
      <w:pPr>
        <w:pBdr/>
        <w:spacing/>
        <w:ind w:hanging="360" w:left="5749"/>
      </w:pPr>
      <w:rPr>
        <w:rFonts w:hint="default" w:ascii="Symbol" w:hAnsi="Symbol" w:eastAsia="Symbol" w:cs="Symbol"/>
        <w:color w:val="000000"/>
        <w:sz w:val="22"/>
      </w:rPr>
      <w:start w:val="1"/>
      <w:suff w:val="tab"/>
    </w:lvl>
    <w:lvl w:ilvl="8">
      <w:isLgl w:val="false"/>
      <w:lvlJc w:val="left"/>
      <w:lvlText w:val="·"/>
      <w:numFmt w:val="bullet"/>
      <w:pPr>
        <w:pBdr/>
        <w:spacing/>
        <w:ind w:hanging="360" w:left="6469"/>
      </w:pPr>
      <w:rPr>
        <w:rFonts w:hint="default" w:ascii="Symbol" w:hAnsi="Symbol" w:eastAsia="Symbol" w:cs="Symbol"/>
        <w:color w:val="000000"/>
        <w:sz w:val="22"/>
      </w:rPr>
      <w:start w:val="1"/>
      <w:suff w:val="tab"/>
    </w:lvl>
  </w:abstractNum>
  <w:abstractNum w:abstractNumId="80">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81">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82">
    <w:lvl w:ilvl="0">
      <w:isLgl w:val="false"/>
      <w:lvlJc w:val="left"/>
      <w:lvlText w:val="·"/>
      <w:numFmt w:val="bullet"/>
      <w:pPr>
        <w:pBdr/>
        <w:tabs>
          <w:tab w:val="num" w:leader="none" w:pos="0"/>
        </w:tabs>
        <w:spacing/>
        <w:ind w:hanging="360" w:left="709"/>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num w:numId="1">
    <w:abstractNumId w:val="72"/>
  </w:num>
  <w:num w:numId="2">
    <w:abstractNumId w:val="59"/>
  </w:num>
  <w:num w:numId="3">
    <w:abstractNumId w:val="8"/>
  </w:num>
  <w:num w:numId="4">
    <w:abstractNumId w:val="3"/>
  </w:num>
  <w:num w:numId="5">
    <w:abstractNumId w:val="56"/>
  </w:num>
  <w:num w:numId="6">
    <w:abstractNumId w:val="9"/>
  </w:num>
  <w:num w:numId="7">
    <w:abstractNumId w:val="40"/>
  </w:num>
  <w:num w:numId="8">
    <w:abstractNumId w:val="45"/>
  </w:num>
  <w:num w:numId="9">
    <w:abstractNumId w:val="14"/>
  </w:num>
  <w:num w:numId="10">
    <w:abstractNumId w:val="39"/>
  </w:num>
  <w:num w:numId="11">
    <w:abstractNumId w:val="46"/>
  </w:num>
  <w:num w:numId="12">
    <w:abstractNumId w:val="63"/>
  </w:num>
  <w:num w:numId="13">
    <w:abstractNumId w:val="2"/>
  </w:num>
  <w:num w:numId="14">
    <w:abstractNumId w:val="76"/>
  </w:num>
  <w:num w:numId="15">
    <w:abstractNumId w:val="78"/>
  </w:num>
  <w:num w:numId="16">
    <w:abstractNumId w:val="74"/>
  </w:num>
  <w:num w:numId="17">
    <w:abstractNumId w:val="4"/>
  </w:num>
  <w:num w:numId="18">
    <w:abstractNumId w:val="70"/>
  </w:num>
  <w:num w:numId="19">
    <w:abstractNumId w:val="11"/>
  </w:num>
  <w:num w:numId="20">
    <w:abstractNumId w:val="35"/>
  </w:num>
  <w:num w:numId="21">
    <w:abstractNumId w:val="0"/>
  </w:num>
  <w:num w:numId="22">
    <w:abstractNumId w:val="61"/>
  </w:num>
  <w:num w:numId="23">
    <w:abstractNumId w:val="51"/>
  </w:num>
  <w:num w:numId="24">
    <w:abstractNumId w:val="26"/>
  </w:num>
  <w:num w:numId="25">
    <w:abstractNumId w:val="42"/>
  </w:num>
  <w:num w:numId="26">
    <w:abstractNumId w:val="7"/>
  </w:num>
  <w:num w:numId="27">
    <w:abstractNumId w:val="10"/>
  </w:num>
  <w:num w:numId="28">
    <w:abstractNumId w:val="24"/>
  </w:num>
  <w:num w:numId="29">
    <w:abstractNumId w:val="66"/>
  </w:num>
  <w:num w:numId="30">
    <w:abstractNumId w:val="16"/>
  </w:num>
  <w:num w:numId="31">
    <w:abstractNumId w:val="77"/>
  </w:num>
  <w:num w:numId="32">
    <w:abstractNumId w:val="12"/>
  </w:num>
  <w:num w:numId="33">
    <w:abstractNumId w:val="32"/>
  </w:num>
  <w:num w:numId="34">
    <w:abstractNumId w:val="25"/>
  </w:num>
  <w:num w:numId="35">
    <w:abstractNumId w:val="64"/>
  </w:num>
  <w:num w:numId="36">
    <w:abstractNumId w:val="68"/>
  </w:num>
  <w:num w:numId="37">
    <w:abstractNumId w:val="52"/>
  </w:num>
  <w:num w:numId="38">
    <w:abstractNumId w:val="38"/>
  </w:num>
  <w:num w:numId="39">
    <w:abstractNumId w:val="44"/>
  </w:num>
  <w:num w:numId="40">
    <w:abstractNumId w:val="29"/>
  </w:num>
  <w:num w:numId="41">
    <w:abstractNumId w:val="37"/>
  </w:num>
  <w:num w:numId="42">
    <w:abstractNumId w:val="50"/>
  </w:num>
  <w:num w:numId="43">
    <w:abstractNumId w:val="18"/>
  </w:num>
  <w:num w:numId="44">
    <w:abstractNumId w:val="33"/>
  </w:num>
  <w:num w:numId="45">
    <w:abstractNumId w:val="62"/>
  </w:num>
  <w:num w:numId="46">
    <w:abstractNumId w:val="69"/>
  </w:num>
  <w:num w:numId="47">
    <w:abstractNumId w:val="19"/>
  </w:num>
  <w:num w:numId="48">
    <w:abstractNumId w:val="65"/>
  </w:num>
  <w:num w:numId="49">
    <w:abstractNumId w:val="28"/>
  </w:num>
  <w:num w:numId="50">
    <w:abstractNumId w:val="54"/>
  </w:num>
  <w:num w:numId="51">
    <w:abstractNumId w:val="43"/>
  </w:num>
  <w:num w:numId="52">
    <w:abstractNumId w:val="57"/>
  </w:num>
  <w:num w:numId="53">
    <w:abstractNumId w:val="23"/>
  </w:num>
  <w:num w:numId="54">
    <w:abstractNumId w:val="41"/>
  </w:num>
  <w:num w:numId="55">
    <w:abstractNumId w:val="73"/>
  </w:num>
  <w:num w:numId="56">
    <w:abstractNumId w:val="58"/>
  </w:num>
  <w:num w:numId="57">
    <w:abstractNumId w:val="13"/>
  </w:num>
  <w:num w:numId="58">
    <w:abstractNumId w:val="55"/>
  </w:num>
  <w:num w:numId="59">
    <w:abstractNumId w:val="27"/>
  </w:num>
  <w:num w:numId="60">
    <w:abstractNumId w:val="47"/>
  </w:num>
  <w:num w:numId="61">
    <w:abstractNumId w:val="6"/>
  </w:num>
  <w:num w:numId="62">
    <w:abstractNumId w:val="1"/>
  </w:num>
  <w:num w:numId="63">
    <w:abstractNumId w:val="5"/>
  </w:num>
  <w:num w:numId="64">
    <w:abstractNumId w:val="17"/>
  </w:num>
  <w:num w:numId="65">
    <w:abstractNumId w:val="31"/>
  </w:num>
  <w:num w:numId="66">
    <w:abstractNumId w:val="22"/>
  </w:num>
  <w:num w:numId="67">
    <w:abstractNumId w:val="15"/>
  </w:num>
  <w:num w:numId="68">
    <w:abstractNumId w:val="34"/>
  </w:num>
  <w:num w:numId="69">
    <w:abstractNumId w:val="53"/>
  </w:num>
  <w:num w:numId="70">
    <w:abstractNumId w:val="75"/>
  </w:num>
  <w:num w:numId="71">
    <w:abstractNumId w:val="36"/>
  </w:num>
  <w:num w:numId="72">
    <w:abstractNumId w:val="48"/>
  </w:num>
  <w:num w:numId="73">
    <w:abstractNumId w:val="60"/>
  </w:num>
  <w:num w:numId="74">
    <w:abstractNumId w:val="71"/>
  </w:num>
  <w:num w:numId="75">
    <w:abstractNumId w:val="49"/>
  </w:num>
  <w:num w:numId="76">
    <w:abstractNumId w:val="67"/>
  </w:num>
  <w:num w:numId="77">
    <w:abstractNumId w:val="21"/>
  </w:num>
  <w:num w:numId="78">
    <w:abstractNumId w:val="20"/>
  </w:num>
  <w:num w:numId="79">
    <w:abstractNumId w:val="30"/>
  </w:num>
  <w:num w:numId="80">
    <w:abstractNumId w:val="79"/>
  </w:num>
  <w:num w:numId="81">
    <w:abstractNumId w:val="80"/>
  </w:num>
  <w:num w:numId="82">
    <w:abstractNumId w:val="81"/>
  </w:num>
  <w:num w:numId="83">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fr-FR" w:eastAsia="fr-FR"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23" w:default="1">
    <w:name w:val="Normal"/>
    <w:qFormat/>
    <w:pPr>
      <w:pBdr/>
      <w:spacing/>
      <w:ind/>
    </w:pPr>
  </w:style>
  <w:style w:type="paragraph" w:styleId="824">
    <w:name w:val="Heading 1"/>
    <w:basedOn w:val="823"/>
    <w:next w:val="823"/>
    <w:link w:val="836"/>
    <w:uiPriority w:val="9"/>
    <w:qFormat/>
    <w:pPr>
      <w:keepNext w:val="true"/>
      <w:keepLines w:val="true"/>
      <w:numPr>
        <w:ilvl w:val="0"/>
        <w:numId w:val="9"/>
      </w:numPr>
      <w:pBdr/>
      <w:spacing w:after="200" w:before="480" w:line="276" w:lineRule="auto"/>
      <w:ind/>
      <w:outlineLvl w:val="0"/>
    </w:pPr>
    <w:rPr>
      <w:rFonts w:ascii="Arial" w:hAnsi="Arial" w:eastAsia="Arial" w:cs="Arial"/>
      <w:sz w:val="40"/>
      <w:szCs w:val="40"/>
      <w:lang w:val="de-DE" w:eastAsia="en-US"/>
      <w14:ligatures w14:val="none"/>
    </w:rPr>
  </w:style>
  <w:style w:type="paragraph" w:styleId="825">
    <w:name w:val="Heading 2"/>
    <w:basedOn w:val="823"/>
    <w:next w:val="823"/>
    <w:link w:val="837"/>
    <w:uiPriority w:val="9"/>
    <w:unhideWhenUsed/>
    <w:qFormat/>
    <w:pPr>
      <w:keepNext w:val="true"/>
      <w:keepLines w:val="true"/>
      <w:numPr>
        <w:ilvl w:val="1"/>
        <w:numId w:val="9"/>
      </w:numPr>
      <w:pBdr/>
      <w:spacing w:after="200" w:before="360" w:line="276" w:lineRule="auto"/>
      <w:ind/>
      <w:outlineLvl w:val="1"/>
    </w:pPr>
    <w:rPr>
      <w:rFonts w:ascii="Arial" w:hAnsi="Arial" w:eastAsia="Arial" w:cs="Arial"/>
      <w:sz w:val="34"/>
      <w:szCs w:val="22"/>
      <w:lang w:val="en-GB" w:eastAsia="en-US"/>
      <w14:ligatures w14:val="none"/>
    </w:rPr>
  </w:style>
  <w:style w:type="paragraph" w:styleId="826">
    <w:name w:val="Heading 3"/>
    <w:basedOn w:val="823"/>
    <w:next w:val="823"/>
    <w:link w:val="838"/>
    <w:uiPriority w:val="9"/>
    <w:unhideWhenUsed/>
    <w:qFormat/>
    <w:pPr>
      <w:keepNext w:val="true"/>
      <w:keepLines w:val="true"/>
      <w:numPr>
        <w:ilvl w:val="2"/>
        <w:numId w:val="9"/>
      </w:numPr>
      <w:pBdr/>
      <w:spacing w:after="200" w:before="320" w:line="276" w:lineRule="auto"/>
      <w:ind/>
      <w:outlineLvl w:val="2"/>
    </w:pPr>
    <w:rPr>
      <w:rFonts w:ascii="Arial" w:hAnsi="Arial" w:eastAsia="Arial" w:cs="Arial"/>
      <w:sz w:val="30"/>
      <w:szCs w:val="30"/>
      <w:lang w:val="en-GB" w:eastAsia="en-US"/>
      <w14:ligatures w14:val="none"/>
    </w:rPr>
  </w:style>
  <w:style w:type="paragraph" w:styleId="827">
    <w:name w:val="Heading 4"/>
    <w:basedOn w:val="823"/>
    <w:next w:val="823"/>
    <w:link w:val="839"/>
    <w:uiPriority w:val="9"/>
    <w:unhideWhenUsed/>
    <w:qFormat/>
    <w:pPr>
      <w:keepNext w:val="true"/>
      <w:keepLines w:val="true"/>
      <w:numPr>
        <w:ilvl w:val="3"/>
        <w:numId w:val="9"/>
      </w:numPr>
      <w:pBdr/>
      <w:spacing w:after="200" w:before="320" w:line="276" w:lineRule="auto"/>
      <w:ind/>
      <w:outlineLvl w:val="3"/>
    </w:pPr>
    <w:rPr>
      <w:rFonts w:ascii="Arial" w:hAnsi="Arial" w:eastAsia="Arial" w:cs="Arial"/>
      <w:b/>
      <w:bCs/>
      <w:sz w:val="26"/>
      <w:szCs w:val="26"/>
      <w:lang w:val="de-DE" w:eastAsia="en-US"/>
      <w14:ligatures w14:val="none"/>
    </w:rPr>
  </w:style>
  <w:style w:type="paragraph" w:styleId="828">
    <w:name w:val="Heading 5"/>
    <w:basedOn w:val="823"/>
    <w:next w:val="823"/>
    <w:link w:val="840"/>
    <w:uiPriority w:val="9"/>
    <w:unhideWhenUsed/>
    <w:qFormat/>
    <w:pPr>
      <w:keepNext w:val="true"/>
      <w:keepLines w:val="true"/>
      <w:numPr>
        <w:ilvl w:val="4"/>
        <w:numId w:val="9"/>
      </w:numPr>
      <w:pBdr/>
      <w:spacing w:after="200" w:before="320" w:line="276" w:lineRule="auto"/>
      <w:ind/>
      <w:outlineLvl w:val="4"/>
    </w:pPr>
    <w:rPr>
      <w:rFonts w:ascii="Arial" w:hAnsi="Arial" w:eastAsia="Arial" w:cs="Arial"/>
      <w:b/>
      <w:bCs/>
      <w:lang w:val="de-DE" w:eastAsia="en-US"/>
      <w14:ligatures w14:val="none"/>
    </w:rPr>
  </w:style>
  <w:style w:type="paragraph" w:styleId="829">
    <w:name w:val="Heading 6"/>
    <w:basedOn w:val="823"/>
    <w:next w:val="823"/>
    <w:link w:val="841"/>
    <w:uiPriority w:val="9"/>
    <w:unhideWhenUsed/>
    <w:qFormat/>
    <w:pPr>
      <w:keepNext w:val="true"/>
      <w:keepLines w:val="true"/>
      <w:numPr>
        <w:ilvl w:val="5"/>
        <w:numId w:val="9"/>
      </w:numPr>
      <w:pBdr/>
      <w:spacing w:after="200" w:before="320" w:line="276" w:lineRule="auto"/>
      <w:ind/>
      <w:outlineLvl w:val="5"/>
    </w:pPr>
    <w:rPr>
      <w:rFonts w:ascii="Arial" w:hAnsi="Arial" w:eastAsia="Arial" w:cs="Arial"/>
      <w:b/>
      <w:bCs/>
      <w:sz w:val="22"/>
      <w:szCs w:val="22"/>
      <w:lang w:val="de-DE" w:eastAsia="en-US"/>
      <w14:ligatures w14:val="none"/>
    </w:rPr>
  </w:style>
  <w:style w:type="paragraph" w:styleId="830">
    <w:name w:val="Heading 7"/>
    <w:basedOn w:val="823"/>
    <w:next w:val="823"/>
    <w:link w:val="842"/>
    <w:uiPriority w:val="9"/>
    <w:unhideWhenUsed/>
    <w:qFormat/>
    <w:pPr>
      <w:keepNext w:val="true"/>
      <w:keepLines w:val="true"/>
      <w:numPr>
        <w:ilvl w:val="6"/>
        <w:numId w:val="9"/>
      </w:numPr>
      <w:pBdr/>
      <w:spacing w:after="200" w:before="320" w:line="276" w:lineRule="auto"/>
      <w:ind/>
      <w:outlineLvl w:val="6"/>
    </w:pPr>
    <w:rPr>
      <w:rFonts w:ascii="Arial" w:hAnsi="Arial" w:eastAsia="Arial" w:cs="Arial"/>
      <w:b/>
      <w:bCs/>
      <w:i/>
      <w:iCs/>
      <w:sz w:val="22"/>
      <w:szCs w:val="22"/>
      <w:lang w:val="de-DE" w:eastAsia="en-US"/>
      <w14:ligatures w14:val="none"/>
    </w:rPr>
  </w:style>
  <w:style w:type="paragraph" w:styleId="831">
    <w:name w:val="Heading 8"/>
    <w:basedOn w:val="823"/>
    <w:next w:val="823"/>
    <w:link w:val="843"/>
    <w:uiPriority w:val="9"/>
    <w:unhideWhenUsed/>
    <w:qFormat/>
    <w:pPr>
      <w:keepNext w:val="true"/>
      <w:keepLines w:val="true"/>
      <w:numPr>
        <w:ilvl w:val="7"/>
        <w:numId w:val="9"/>
      </w:numPr>
      <w:pBdr/>
      <w:spacing w:after="200" w:before="320" w:line="276" w:lineRule="auto"/>
      <w:ind/>
      <w:outlineLvl w:val="7"/>
    </w:pPr>
    <w:rPr>
      <w:rFonts w:ascii="Arial" w:hAnsi="Arial" w:eastAsia="Arial" w:cs="Arial"/>
      <w:i/>
      <w:iCs/>
      <w:sz w:val="22"/>
      <w:szCs w:val="22"/>
      <w:lang w:val="de-DE" w:eastAsia="en-US"/>
      <w14:ligatures w14:val="none"/>
    </w:rPr>
  </w:style>
  <w:style w:type="paragraph" w:styleId="832">
    <w:name w:val="Heading 9"/>
    <w:basedOn w:val="823"/>
    <w:next w:val="823"/>
    <w:link w:val="844"/>
    <w:uiPriority w:val="9"/>
    <w:unhideWhenUsed/>
    <w:qFormat/>
    <w:pPr>
      <w:keepNext w:val="true"/>
      <w:keepLines w:val="true"/>
      <w:numPr>
        <w:ilvl w:val="8"/>
        <w:numId w:val="9"/>
      </w:numPr>
      <w:pBdr/>
      <w:spacing w:after="200" w:before="320" w:line="276" w:lineRule="auto"/>
      <w:ind/>
      <w:outlineLvl w:val="8"/>
    </w:pPr>
    <w:rPr>
      <w:rFonts w:ascii="Arial" w:hAnsi="Arial" w:eastAsia="Arial" w:cs="Arial"/>
      <w:i/>
      <w:iCs/>
      <w:sz w:val="21"/>
      <w:szCs w:val="21"/>
      <w:lang w:val="de-DE" w:eastAsia="en-US"/>
      <w14:ligatures w14:val="none"/>
    </w:rPr>
  </w:style>
  <w:style w:type="character" w:styleId="833" w:default="1">
    <w:name w:val="Default Paragraph Font"/>
    <w:uiPriority w:val="1"/>
    <w:semiHidden/>
    <w:unhideWhenUsed/>
    <w:pPr>
      <w:pBdr/>
      <w:spacing/>
      <w:ind/>
    </w:pPr>
  </w:style>
  <w:style w:type="table" w:styleId="83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5" w:default="1">
    <w:name w:val="No List"/>
    <w:uiPriority w:val="99"/>
    <w:semiHidden/>
    <w:unhideWhenUsed/>
    <w:pPr>
      <w:pBdr/>
      <w:spacing/>
      <w:ind/>
    </w:pPr>
  </w:style>
  <w:style w:type="character" w:styleId="836" w:customStyle="1">
    <w:name w:val="Titre 1 Car"/>
    <w:basedOn w:val="833"/>
    <w:link w:val="824"/>
    <w:uiPriority w:val="9"/>
    <w:pPr>
      <w:pBdr/>
      <w:spacing/>
      <w:ind/>
    </w:pPr>
    <w:rPr>
      <w:rFonts w:ascii="Arial" w:hAnsi="Arial" w:eastAsia="Arial" w:cs="Arial"/>
      <w:sz w:val="40"/>
      <w:szCs w:val="40"/>
      <w:lang w:val="de-DE" w:eastAsia="en-US"/>
      <w14:ligatures w14:val="none"/>
    </w:rPr>
  </w:style>
  <w:style w:type="character" w:styleId="837" w:customStyle="1">
    <w:name w:val="Titre 2 Car"/>
    <w:basedOn w:val="833"/>
    <w:link w:val="825"/>
    <w:uiPriority w:val="9"/>
    <w:pPr>
      <w:pBdr/>
      <w:spacing/>
      <w:ind/>
    </w:pPr>
    <w:rPr>
      <w:rFonts w:ascii="Arial" w:hAnsi="Arial" w:eastAsia="Arial" w:cs="Arial"/>
      <w:sz w:val="34"/>
      <w:szCs w:val="22"/>
      <w:lang w:val="en-GB" w:eastAsia="en-US"/>
      <w14:ligatures w14:val="none"/>
    </w:rPr>
  </w:style>
  <w:style w:type="character" w:styleId="838" w:customStyle="1">
    <w:name w:val="Titre 3 Car"/>
    <w:basedOn w:val="833"/>
    <w:link w:val="826"/>
    <w:uiPriority w:val="9"/>
    <w:pPr>
      <w:pBdr/>
      <w:spacing/>
      <w:ind/>
    </w:pPr>
    <w:rPr>
      <w:rFonts w:ascii="Arial" w:hAnsi="Arial" w:eastAsia="Arial" w:cs="Arial"/>
      <w:sz w:val="30"/>
      <w:szCs w:val="30"/>
      <w:lang w:val="en-GB" w:eastAsia="en-US"/>
      <w14:ligatures w14:val="none"/>
    </w:rPr>
  </w:style>
  <w:style w:type="character" w:styleId="839" w:customStyle="1">
    <w:name w:val="Titre 4 Car"/>
    <w:basedOn w:val="833"/>
    <w:link w:val="827"/>
    <w:uiPriority w:val="9"/>
    <w:pPr>
      <w:pBdr/>
      <w:spacing/>
      <w:ind/>
    </w:pPr>
    <w:rPr>
      <w:rFonts w:ascii="Arial" w:hAnsi="Arial" w:eastAsia="Arial" w:cs="Arial"/>
      <w:b/>
      <w:bCs/>
      <w:sz w:val="26"/>
      <w:szCs w:val="26"/>
      <w:lang w:val="de-DE" w:eastAsia="en-US"/>
      <w14:ligatures w14:val="none"/>
    </w:rPr>
  </w:style>
  <w:style w:type="character" w:styleId="840" w:customStyle="1">
    <w:name w:val="Titre 5 Car"/>
    <w:basedOn w:val="833"/>
    <w:link w:val="828"/>
    <w:uiPriority w:val="9"/>
    <w:pPr>
      <w:pBdr/>
      <w:spacing/>
      <w:ind/>
    </w:pPr>
    <w:rPr>
      <w:rFonts w:ascii="Arial" w:hAnsi="Arial" w:eastAsia="Arial" w:cs="Arial"/>
      <w:b/>
      <w:bCs/>
      <w:lang w:val="de-DE" w:eastAsia="en-US"/>
      <w14:ligatures w14:val="none"/>
    </w:rPr>
  </w:style>
  <w:style w:type="character" w:styleId="841" w:customStyle="1">
    <w:name w:val="Titre 6 Car"/>
    <w:basedOn w:val="833"/>
    <w:link w:val="829"/>
    <w:uiPriority w:val="9"/>
    <w:pPr>
      <w:pBdr/>
      <w:spacing/>
      <w:ind/>
    </w:pPr>
    <w:rPr>
      <w:rFonts w:ascii="Arial" w:hAnsi="Arial" w:eastAsia="Arial" w:cs="Arial"/>
      <w:b/>
      <w:bCs/>
      <w:sz w:val="22"/>
      <w:szCs w:val="22"/>
      <w:lang w:val="de-DE" w:eastAsia="en-US"/>
      <w14:ligatures w14:val="none"/>
    </w:rPr>
  </w:style>
  <w:style w:type="character" w:styleId="842" w:customStyle="1">
    <w:name w:val="Titre 7 Car"/>
    <w:basedOn w:val="833"/>
    <w:link w:val="830"/>
    <w:uiPriority w:val="9"/>
    <w:pPr>
      <w:pBdr/>
      <w:spacing/>
      <w:ind/>
    </w:pPr>
    <w:rPr>
      <w:rFonts w:ascii="Arial" w:hAnsi="Arial" w:eastAsia="Arial" w:cs="Arial"/>
      <w:b/>
      <w:bCs/>
      <w:i/>
      <w:iCs/>
      <w:sz w:val="22"/>
      <w:szCs w:val="22"/>
      <w:lang w:val="de-DE" w:eastAsia="en-US"/>
      <w14:ligatures w14:val="none"/>
    </w:rPr>
  </w:style>
  <w:style w:type="character" w:styleId="843" w:customStyle="1">
    <w:name w:val="Titre 8 Car"/>
    <w:basedOn w:val="833"/>
    <w:link w:val="831"/>
    <w:uiPriority w:val="9"/>
    <w:pPr>
      <w:pBdr/>
      <w:spacing/>
      <w:ind/>
    </w:pPr>
    <w:rPr>
      <w:rFonts w:ascii="Arial" w:hAnsi="Arial" w:eastAsia="Arial" w:cs="Arial"/>
      <w:i/>
      <w:iCs/>
      <w:sz w:val="22"/>
      <w:szCs w:val="22"/>
      <w:lang w:val="de-DE" w:eastAsia="en-US"/>
      <w14:ligatures w14:val="none"/>
    </w:rPr>
  </w:style>
  <w:style w:type="character" w:styleId="844" w:customStyle="1">
    <w:name w:val="Titre 9 Car"/>
    <w:basedOn w:val="833"/>
    <w:link w:val="832"/>
    <w:uiPriority w:val="9"/>
    <w:pPr>
      <w:pBdr/>
      <w:spacing/>
      <w:ind/>
    </w:pPr>
    <w:rPr>
      <w:rFonts w:ascii="Arial" w:hAnsi="Arial" w:eastAsia="Arial" w:cs="Arial"/>
      <w:i/>
      <w:iCs/>
      <w:sz w:val="21"/>
      <w:szCs w:val="21"/>
      <w:lang w:val="de-DE" w:eastAsia="en-US"/>
      <w14:ligatures w14:val="none"/>
    </w:rPr>
  </w:style>
  <w:style w:type="table" w:styleId="845" w:customStyle="1">
    <w:name w:val="Table Grid Light"/>
    <w:basedOn w:val="834"/>
    <w:uiPriority w:val="59"/>
    <w:pPr>
      <w:pBdr/>
      <w:spacing w:after="0" w:line="240" w:lineRule="auto"/>
      <w:ind/>
    </w:pPr>
    <w:rPr>
      <w:rFonts w:eastAsiaTheme="minorHAnsi"/>
      <w:lang w:eastAsia="en-US"/>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1"/>
    <w:basedOn w:val="834"/>
    <w:uiPriority w:val="59"/>
    <w:pPr>
      <w:pBdr/>
      <w:spacing w:after="0" w:line="240" w:lineRule="auto"/>
      <w:ind/>
    </w:pPr>
    <w:rPr>
      <w:rFonts w:eastAsiaTheme="minorHAnsi"/>
      <w:lang w:eastAsia="en-US"/>
    </w:r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2"/>
    <w:basedOn w:val="834"/>
    <w:uiPriority w:val="59"/>
    <w:pPr>
      <w:pBdr/>
      <w:spacing w:after="0" w:line="240" w:lineRule="auto"/>
      <w:ind/>
    </w:pPr>
    <w:rPr>
      <w:rFonts w:eastAsiaTheme="minorHAnsi"/>
      <w:lang w:eastAsia="en-US"/>
    </w:r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3"/>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4"/>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5"/>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w:basedOn w:val="834"/>
    <w:uiPriority w:val="99"/>
    <w:pPr>
      <w:pBdr/>
      <w:spacing w:after="0" w:line="240" w:lineRule="auto"/>
      <w:ind/>
    </w:pPr>
    <w:rPr>
      <w:rFonts w:eastAsiaTheme="minorHAnsi"/>
      <w:lang w:eastAsia="en-US"/>
    </w:r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Grid Table 1 Light - Accent 1"/>
    <w:basedOn w:val="834"/>
    <w:uiPriority w:val="99"/>
    <w:pPr>
      <w:pBdr/>
      <w:spacing w:after="0" w:line="240" w:lineRule="auto"/>
      <w:ind/>
    </w:pPr>
    <w:rPr>
      <w:rFonts w:eastAsiaTheme="minorHAnsi"/>
      <w:lang w:eastAsia="en-US"/>
    </w:r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1 Light - Accent 2"/>
    <w:basedOn w:val="834"/>
    <w:uiPriority w:val="99"/>
    <w:pPr>
      <w:pBdr/>
      <w:spacing w:after="0" w:line="240" w:lineRule="auto"/>
      <w:ind/>
    </w:pPr>
    <w:rPr>
      <w:rFonts w:eastAsiaTheme="minorHAnsi"/>
      <w:lang w:eastAsia="en-US"/>
    </w:r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1 Light - Accent 3"/>
    <w:basedOn w:val="834"/>
    <w:uiPriority w:val="99"/>
    <w:pPr>
      <w:pBdr/>
      <w:spacing w:after="0" w:line="240" w:lineRule="auto"/>
      <w:ind/>
    </w:pPr>
    <w:rPr>
      <w:rFonts w:eastAsiaTheme="minorHAnsi"/>
      <w:lang w:eastAsia="en-US"/>
    </w:r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1 Light - Accent 4"/>
    <w:basedOn w:val="834"/>
    <w:uiPriority w:val="99"/>
    <w:pPr>
      <w:pBdr/>
      <w:spacing w:after="0" w:line="240" w:lineRule="auto"/>
      <w:ind/>
    </w:pPr>
    <w:rPr>
      <w:rFonts w:eastAsiaTheme="minorHAnsi"/>
      <w:lang w:eastAsia="en-US"/>
    </w:r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1 Light - Accent 5"/>
    <w:basedOn w:val="834"/>
    <w:uiPriority w:val="99"/>
    <w:pPr>
      <w:pBdr/>
      <w:spacing w:after="0" w:line="240" w:lineRule="auto"/>
      <w:ind/>
    </w:pPr>
    <w:rPr>
      <w:rFonts w:eastAsiaTheme="minorHAnsi"/>
      <w:lang w:eastAsia="en-US"/>
    </w:r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1 Light - Accent 6"/>
    <w:basedOn w:val="834"/>
    <w:uiPriority w:val="99"/>
    <w:pPr>
      <w:pBdr/>
      <w:spacing w:after="0" w:line="240" w:lineRule="auto"/>
      <w:ind/>
    </w:pPr>
    <w:rPr>
      <w:rFonts w:eastAsiaTheme="minorHAnsi"/>
      <w:lang w:eastAsia="en-US"/>
    </w:r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w:basedOn w:val="834"/>
    <w:uiPriority w:val="99"/>
    <w:pPr>
      <w:pBdr/>
      <w:spacing w:after="0" w:line="240" w:lineRule="auto"/>
      <w:ind/>
    </w:pPr>
    <w:rPr>
      <w:rFonts w:eastAsiaTheme="minorHAnsi"/>
      <w:lang w:eastAsia="en-US"/>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Grid Table 2 - Accent 1"/>
    <w:basedOn w:val="834"/>
    <w:uiPriority w:val="99"/>
    <w:pPr>
      <w:pBdr/>
      <w:spacing w:after="0" w:line="240" w:lineRule="auto"/>
      <w:ind/>
    </w:pPr>
    <w:rPr>
      <w:rFonts w:eastAsiaTheme="minorHAnsi"/>
      <w:lang w:eastAsia="en-US"/>
    </w:r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2 - Accent 2"/>
    <w:basedOn w:val="834"/>
    <w:uiPriority w:val="99"/>
    <w:pPr>
      <w:pBdr/>
      <w:spacing w:after="0" w:line="240" w:lineRule="auto"/>
      <w:ind/>
    </w:pPr>
    <w:rPr>
      <w:rFonts w:eastAsiaTheme="minorHAnsi"/>
      <w:lang w:eastAsia="en-US"/>
    </w:r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2 - Accent 3"/>
    <w:basedOn w:val="834"/>
    <w:uiPriority w:val="99"/>
    <w:pPr>
      <w:pBdr/>
      <w:spacing w:after="0" w:line="240" w:lineRule="auto"/>
      <w:ind/>
    </w:pPr>
    <w:rPr>
      <w:rFonts w:eastAsiaTheme="minorHAnsi"/>
      <w:lang w:eastAsia="en-US"/>
    </w:r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2 - Accent 4"/>
    <w:basedOn w:val="834"/>
    <w:uiPriority w:val="99"/>
    <w:pPr>
      <w:pBdr/>
      <w:spacing w:after="0" w:line="240" w:lineRule="auto"/>
      <w:ind/>
    </w:pPr>
    <w:rPr>
      <w:rFonts w:eastAsiaTheme="minorHAnsi"/>
      <w:lang w:eastAsia="en-US"/>
    </w:r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2 - Accent 5"/>
    <w:basedOn w:val="834"/>
    <w:uiPriority w:val="99"/>
    <w:pPr>
      <w:pBdr/>
      <w:spacing w:after="0" w:line="240" w:lineRule="auto"/>
      <w:ind/>
    </w:pPr>
    <w:rPr>
      <w:rFonts w:eastAsiaTheme="minorHAnsi"/>
      <w:lang w:eastAsia="en-US"/>
    </w:r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2 - Accent 6"/>
    <w:basedOn w:val="834"/>
    <w:uiPriority w:val="99"/>
    <w:pPr>
      <w:pBdr/>
      <w:spacing w:after="0" w:line="240" w:lineRule="auto"/>
      <w:ind/>
    </w:pPr>
    <w:rPr>
      <w:rFonts w:eastAsiaTheme="minorHAnsi"/>
      <w:lang w:eastAsia="en-US"/>
    </w:r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w:basedOn w:val="834"/>
    <w:uiPriority w:val="99"/>
    <w:pPr>
      <w:pBdr/>
      <w:spacing w:after="0" w:line="240" w:lineRule="auto"/>
      <w:ind/>
    </w:pPr>
    <w:rPr>
      <w:rFonts w:eastAsiaTheme="minorHAnsi"/>
      <w:lang w:eastAsia="en-US"/>
    </w:r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Grid Table 3 - Accent 1"/>
    <w:basedOn w:val="834"/>
    <w:uiPriority w:val="99"/>
    <w:pPr>
      <w:pBdr/>
      <w:spacing w:after="0" w:line="240" w:lineRule="auto"/>
      <w:ind/>
    </w:pPr>
    <w:rPr>
      <w:rFonts w:eastAsiaTheme="minorHAnsi"/>
      <w:lang w:eastAsia="en-US"/>
    </w:r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3 - Accent 2"/>
    <w:basedOn w:val="834"/>
    <w:uiPriority w:val="99"/>
    <w:pPr>
      <w:pBdr/>
      <w:spacing w:after="0" w:line="240" w:lineRule="auto"/>
      <w:ind/>
    </w:pPr>
    <w:rPr>
      <w:rFonts w:eastAsiaTheme="minorHAnsi"/>
      <w:lang w:eastAsia="en-US"/>
    </w:r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3 - Accent 3"/>
    <w:basedOn w:val="834"/>
    <w:uiPriority w:val="99"/>
    <w:pPr>
      <w:pBdr/>
      <w:spacing w:after="0" w:line="240" w:lineRule="auto"/>
      <w:ind/>
    </w:pPr>
    <w:rPr>
      <w:rFonts w:eastAsiaTheme="minorHAnsi"/>
      <w:lang w:eastAsia="en-US"/>
    </w:r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3 - Accent 4"/>
    <w:basedOn w:val="834"/>
    <w:uiPriority w:val="99"/>
    <w:pPr>
      <w:pBdr/>
      <w:spacing w:after="0" w:line="240" w:lineRule="auto"/>
      <w:ind/>
    </w:pPr>
    <w:rPr>
      <w:rFonts w:eastAsiaTheme="minorHAnsi"/>
      <w:lang w:eastAsia="en-US"/>
    </w:r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3 - Accent 5"/>
    <w:basedOn w:val="834"/>
    <w:uiPriority w:val="99"/>
    <w:pPr>
      <w:pBdr/>
      <w:spacing w:after="0" w:line="240" w:lineRule="auto"/>
      <w:ind/>
    </w:pPr>
    <w:rPr>
      <w:rFonts w:eastAsiaTheme="minorHAnsi"/>
      <w:lang w:eastAsia="en-US"/>
    </w:r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3 - Accent 6"/>
    <w:basedOn w:val="834"/>
    <w:uiPriority w:val="99"/>
    <w:pPr>
      <w:pBdr/>
      <w:spacing w:after="0" w:line="240" w:lineRule="auto"/>
      <w:ind/>
    </w:pPr>
    <w:rPr>
      <w:rFonts w:eastAsiaTheme="minorHAnsi"/>
      <w:lang w:eastAsia="en-US"/>
    </w:r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w:basedOn w:val="834"/>
    <w:uiPriority w:val="59"/>
    <w:pPr>
      <w:pBdr/>
      <w:spacing w:after="0" w:line="240" w:lineRule="auto"/>
      <w:ind/>
    </w:pPr>
    <w:rPr>
      <w:rFonts w:eastAsiaTheme="minorHAnsi"/>
      <w:lang w:eastAsia="en-US"/>
    </w:r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4 - Accent 1"/>
    <w:basedOn w:val="834"/>
    <w:uiPriority w:val="59"/>
    <w:pPr>
      <w:pBdr/>
      <w:spacing w:after="0" w:line="240" w:lineRule="auto"/>
      <w:ind/>
    </w:pPr>
    <w:rPr>
      <w:rFonts w:eastAsiaTheme="minorHAnsi"/>
      <w:lang w:eastAsia="en-US"/>
    </w:r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4 - Accent 2"/>
    <w:basedOn w:val="834"/>
    <w:uiPriority w:val="59"/>
    <w:pPr>
      <w:pBdr/>
      <w:spacing w:after="0" w:line="240" w:lineRule="auto"/>
      <w:ind/>
    </w:pPr>
    <w:rPr>
      <w:rFonts w:eastAsiaTheme="minorHAnsi"/>
      <w:lang w:eastAsia="en-US"/>
    </w:r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4 - Accent 3"/>
    <w:basedOn w:val="834"/>
    <w:uiPriority w:val="59"/>
    <w:pPr>
      <w:pBdr/>
      <w:spacing w:after="0" w:line="240" w:lineRule="auto"/>
      <w:ind/>
    </w:pPr>
    <w:rPr>
      <w:rFonts w:eastAsiaTheme="minorHAnsi"/>
      <w:lang w:eastAsia="en-US"/>
    </w:r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4 - Accent 4"/>
    <w:basedOn w:val="834"/>
    <w:uiPriority w:val="59"/>
    <w:pPr>
      <w:pBdr/>
      <w:spacing w:after="0" w:line="240" w:lineRule="auto"/>
      <w:ind/>
    </w:pPr>
    <w:rPr>
      <w:rFonts w:eastAsiaTheme="minorHAnsi"/>
      <w:lang w:eastAsia="en-US"/>
    </w:r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4 - Accent 5"/>
    <w:basedOn w:val="834"/>
    <w:uiPriority w:val="59"/>
    <w:pPr>
      <w:pBdr/>
      <w:spacing w:after="0" w:line="240" w:lineRule="auto"/>
      <w:ind/>
    </w:pPr>
    <w:rPr>
      <w:rFonts w:eastAsiaTheme="minorHAnsi"/>
      <w:lang w:eastAsia="en-US"/>
    </w:r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4 - Accent 6"/>
    <w:basedOn w:val="834"/>
    <w:uiPriority w:val="59"/>
    <w:pPr>
      <w:pBdr/>
      <w:spacing w:after="0" w:line="240" w:lineRule="auto"/>
      <w:ind/>
    </w:pPr>
    <w:rPr>
      <w:rFonts w:eastAsiaTheme="minorHAnsi"/>
      <w:lang w:eastAsia="en-US"/>
    </w:r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w:basedOn w:val="834"/>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5 Dark- Accent 1"/>
    <w:basedOn w:val="834"/>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5 Dark - Accent 2"/>
    <w:basedOn w:val="834"/>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5 Dark - Accent 3"/>
    <w:basedOn w:val="834"/>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5 Dark- Accent 4"/>
    <w:basedOn w:val="834"/>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5 Dark - Accent 5"/>
    <w:basedOn w:val="834"/>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5 Dark - Accent 6"/>
    <w:basedOn w:val="834"/>
    <w:uiPriority w:val="99"/>
    <w:pPr>
      <w:pBdr/>
      <w:spacing w:after="0" w:line="240" w:lineRule="auto"/>
      <w:ind/>
    </w:pPr>
    <w:rPr>
      <w:rFonts w:eastAsiaTheme="minorHAnsi"/>
      <w:lang w:eastAsia="en-US"/>
    </w:r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6 Colorful"/>
    <w:basedOn w:val="834"/>
    <w:uiPriority w:val="99"/>
    <w:pPr>
      <w:pBdr/>
      <w:spacing w:after="0" w:line="240" w:lineRule="auto"/>
      <w:ind/>
    </w:pPr>
    <w:rPr>
      <w:rFonts w:eastAsiaTheme="minorHAnsi"/>
      <w:lang w:eastAsia="en-US"/>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6 Colorful - Accent 1"/>
    <w:basedOn w:val="834"/>
    <w:uiPriority w:val="99"/>
    <w:pPr>
      <w:pBdr/>
      <w:spacing w:after="0" w:line="240" w:lineRule="auto"/>
      <w:ind/>
    </w:pPr>
    <w:rPr>
      <w:rFonts w:eastAsiaTheme="minorHAnsi"/>
      <w:lang w:eastAsia="en-US"/>
    </w:r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6 Colorful - Accent 2"/>
    <w:basedOn w:val="834"/>
    <w:uiPriority w:val="99"/>
    <w:pPr>
      <w:pBdr/>
      <w:spacing w:after="0" w:line="240" w:lineRule="auto"/>
      <w:ind/>
    </w:pPr>
    <w:rPr>
      <w:rFonts w:eastAsiaTheme="minorHAnsi"/>
      <w:lang w:eastAsia="en-US"/>
    </w:r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6 Colorful - Accent 3"/>
    <w:basedOn w:val="834"/>
    <w:uiPriority w:val="99"/>
    <w:pPr>
      <w:pBdr/>
      <w:spacing w:after="0" w:line="240" w:lineRule="auto"/>
      <w:ind/>
    </w:pPr>
    <w:rPr>
      <w:rFonts w:eastAsiaTheme="minorHAnsi"/>
      <w:lang w:eastAsia="en-US"/>
    </w:r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6 Colorful - Accent 4"/>
    <w:basedOn w:val="834"/>
    <w:uiPriority w:val="99"/>
    <w:pPr>
      <w:pBdr/>
      <w:spacing w:after="0" w:line="240" w:lineRule="auto"/>
      <w:ind/>
    </w:pPr>
    <w:rPr>
      <w:rFonts w:eastAsiaTheme="minorHAnsi"/>
      <w:lang w:eastAsia="en-US"/>
    </w:r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6 Colorful - Accent 5"/>
    <w:basedOn w:val="834"/>
    <w:uiPriority w:val="99"/>
    <w:pPr>
      <w:pBdr/>
      <w:spacing w:after="0" w:line="240" w:lineRule="auto"/>
      <w:ind/>
    </w:pPr>
    <w:rPr>
      <w:rFonts w:eastAsiaTheme="minorHAnsi"/>
      <w:lang w:eastAsia="en-US"/>
    </w:r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6 Colorful - Accent 6"/>
    <w:basedOn w:val="834"/>
    <w:uiPriority w:val="99"/>
    <w:pPr>
      <w:pBdr/>
      <w:spacing w:after="0" w:line="240" w:lineRule="auto"/>
      <w:ind/>
    </w:pPr>
    <w:rPr>
      <w:rFonts w:eastAsiaTheme="minorHAnsi"/>
      <w:lang w:eastAsia="en-US"/>
    </w:r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w:basedOn w:val="834"/>
    <w:uiPriority w:val="99"/>
    <w:pPr>
      <w:pBdr/>
      <w:spacing w:after="0" w:line="240" w:lineRule="auto"/>
      <w:ind/>
    </w:pPr>
    <w:rPr>
      <w:rFonts w:eastAsiaTheme="minorHAnsi"/>
      <w:lang w:eastAsia="en-US"/>
    </w:r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7 Colorful - Accent 1"/>
    <w:basedOn w:val="834"/>
    <w:uiPriority w:val="99"/>
    <w:pPr>
      <w:pBdr/>
      <w:spacing w:after="0" w:line="240" w:lineRule="auto"/>
      <w:ind/>
    </w:pPr>
    <w:rPr>
      <w:rFonts w:eastAsiaTheme="minorHAnsi"/>
      <w:lang w:eastAsia="en-US"/>
    </w:r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7 Colorful - Accent 2"/>
    <w:basedOn w:val="834"/>
    <w:uiPriority w:val="99"/>
    <w:pPr>
      <w:pBdr/>
      <w:spacing w:after="0" w:line="240" w:lineRule="auto"/>
      <w:ind/>
    </w:pPr>
    <w:rPr>
      <w:rFonts w:eastAsiaTheme="minorHAnsi"/>
      <w:lang w:eastAsia="en-US"/>
    </w:r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7 Colorful - Accent 3"/>
    <w:basedOn w:val="834"/>
    <w:uiPriority w:val="99"/>
    <w:pPr>
      <w:pBdr/>
      <w:spacing w:after="0" w:line="240" w:lineRule="auto"/>
      <w:ind/>
    </w:pPr>
    <w:rPr>
      <w:rFonts w:eastAsiaTheme="minorHAnsi"/>
      <w:lang w:eastAsia="en-US"/>
    </w:r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7 Colorful - Accent 4"/>
    <w:basedOn w:val="834"/>
    <w:uiPriority w:val="99"/>
    <w:pPr>
      <w:pBdr/>
      <w:spacing w:after="0" w:line="240" w:lineRule="auto"/>
      <w:ind/>
    </w:pPr>
    <w:rPr>
      <w:rFonts w:eastAsiaTheme="minorHAnsi"/>
      <w:lang w:eastAsia="en-US"/>
    </w:r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7 Colorful - Accent 5"/>
    <w:basedOn w:val="834"/>
    <w:uiPriority w:val="99"/>
    <w:pPr>
      <w:pBdr/>
      <w:spacing w:after="0" w:line="240" w:lineRule="auto"/>
      <w:ind/>
    </w:pPr>
    <w:rPr>
      <w:rFonts w:eastAsiaTheme="minorHAnsi"/>
      <w:lang w:eastAsia="en-US"/>
    </w:r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7 Colorful - Accent 6"/>
    <w:basedOn w:val="834"/>
    <w:uiPriority w:val="99"/>
    <w:pPr>
      <w:pBdr/>
      <w:spacing w:after="0" w:line="240" w:lineRule="auto"/>
      <w:ind/>
    </w:pPr>
    <w:rPr>
      <w:rFonts w:eastAsiaTheme="minorHAnsi"/>
      <w:lang w:eastAsia="en-US"/>
    </w:r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List Table 1 Light - Accent 1"/>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1 Light - Accent 2"/>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1 Light - Accent 3"/>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1 Light - Accent 4"/>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1 Light - Accent 5"/>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1 Light - Accent 6"/>
    <w:basedOn w:val="834"/>
    <w:uiPriority w:val="99"/>
    <w:pPr>
      <w:pBdr/>
      <w:spacing w:after="0" w:line="240" w:lineRule="auto"/>
      <w:ind/>
    </w:pPr>
    <w:rPr>
      <w:rFonts w:eastAsiaTheme="minorHAnsi"/>
      <w:lang w:eastAsia="en-US"/>
    </w:r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w:basedOn w:val="834"/>
    <w:uiPriority w:val="99"/>
    <w:pPr>
      <w:pBdr/>
      <w:spacing w:after="0" w:line="240" w:lineRule="auto"/>
      <w:ind/>
    </w:pPr>
    <w:rPr>
      <w:rFonts w:eastAsiaTheme="minorHAnsi"/>
      <w:lang w:eastAsia="en-US"/>
    </w:r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List Table 2 - Accent 1"/>
    <w:basedOn w:val="834"/>
    <w:uiPriority w:val="99"/>
    <w:pPr>
      <w:pBdr/>
      <w:spacing w:after="0" w:line="240" w:lineRule="auto"/>
      <w:ind/>
    </w:pPr>
    <w:rPr>
      <w:rFonts w:eastAsiaTheme="minorHAnsi"/>
      <w:lang w:eastAsia="en-US"/>
    </w:r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2 - Accent 2"/>
    <w:basedOn w:val="834"/>
    <w:uiPriority w:val="99"/>
    <w:pPr>
      <w:pBdr/>
      <w:spacing w:after="0" w:line="240" w:lineRule="auto"/>
      <w:ind/>
    </w:pPr>
    <w:rPr>
      <w:rFonts w:eastAsiaTheme="minorHAnsi"/>
      <w:lang w:eastAsia="en-US"/>
    </w:r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2 - Accent 3"/>
    <w:basedOn w:val="834"/>
    <w:uiPriority w:val="99"/>
    <w:pPr>
      <w:pBdr/>
      <w:spacing w:after="0" w:line="240" w:lineRule="auto"/>
      <w:ind/>
    </w:pPr>
    <w:rPr>
      <w:rFonts w:eastAsiaTheme="minorHAnsi"/>
      <w:lang w:eastAsia="en-US"/>
    </w:r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2 - Accent 4"/>
    <w:basedOn w:val="834"/>
    <w:uiPriority w:val="99"/>
    <w:pPr>
      <w:pBdr/>
      <w:spacing w:after="0" w:line="240" w:lineRule="auto"/>
      <w:ind/>
    </w:pPr>
    <w:rPr>
      <w:rFonts w:eastAsiaTheme="minorHAnsi"/>
      <w:lang w:eastAsia="en-US"/>
    </w:r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2 - Accent 5"/>
    <w:basedOn w:val="834"/>
    <w:uiPriority w:val="99"/>
    <w:pPr>
      <w:pBdr/>
      <w:spacing w:after="0" w:line="240" w:lineRule="auto"/>
      <w:ind/>
    </w:pPr>
    <w:rPr>
      <w:rFonts w:eastAsiaTheme="minorHAnsi"/>
      <w:lang w:eastAsia="en-US"/>
    </w:r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2 - Accent 6"/>
    <w:basedOn w:val="834"/>
    <w:uiPriority w:val="99"/>
    <w:pPr>
      <w:pBdr/>
      <w:spacing w:after="0" w:line="240" w:lineRule="auto"/>
      <w:ind/>
    </w:pPr>
    <w:rPr>
      <w:rFonts w:eastAsiaTheme="minorHAnsi"/>
      <w:lang w:eastAsia="en-US"/>
    </w:r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w:basedOn w:val="834"/>
    <w:uiPriority w:val="99"/>
    <w:pPr>
      <w:pBdr/>
      <w:spacing w:after="0" w:line="240" w:lineRule="auto"/>
      <w:ind/>
    </w:pPr>
    <w:rPr>
      <w:rFonts w:eastAsiaTheme="minorHAnsi"/>
      <w:lang w:eastAsia="en-US"/>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st Table 3 - Accent 1"/>
    <w:basedOn w:val="834"/>
    <w:uiPriority w:val="99"/>
    <w:pPr>
      <w:pBdr/>
      <w:spacing w:after="0" w:line="240" w:lineRule="auto"/>
      <w:ind/>
    </w:pPr>
    <w:rPr>
      <w:rFonts w:eastAsiaTheme="minorHAnsi"/>
      <w:lang w:eastAsia="en-US"/>
    </w:r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3 - Accent 2"/>
    <w:basedOn w:val="834"/>
    <w:uiPriority w:val="99"/>
    <w:pPr>
      <w:pBdr/>
      <w:spacing w:after="0" w:line="240" w:lineRule="auto"/>
      <w:ind/>
    </w:pPr>
    <w:rPr>
      <w:rFonts w:eastAsiaTheme="minorHAnsi"/>
      <w:lang w:eastAsia="en-US"/>
    </w:r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3 - Accent 3"/>
    <w:basedOn w:val="834"/>
    <w:uiPriority w:val="99"/>
    <w:pPr>
      <w:pBdr/>
      <w:spacing w:after="0" w:line="240" w:lineRule="auto"/>
      <w:ind/>
    </w:pPr>
    <w:rPr>
      <w:rFonts w:eastAsiaTheme="minorHAnsi"/>
      <w:lang w:eastAsia="en-US"/>
    </w:r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3 - Accent 4"/>
    <w:basedOn w:val="834"/>
    <w:uiPriority w:val="99"/>
    <w:pPr>
      <w:pBdr/>
      <w:spacing w:after="0" w:line="240" w:lineRule="auto"/>
      <w:ind/>
    </w:pPr>
    <w:rPr>
      <w:rFonts w:eastAsiaTheme="minorHAnsi"/>
      <w:lang w:eastAsia="en-US"/>
    </w:r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3 - Accent 5"/>
    <w:basedOn w:val="834"/>
    <w:uiPriority w:val="99"/>
    <w:pPr>
      <w:pBdr/>
      <w:spacing w:after="0" w:line="240" w:lineRule="auto"/>
      <w:ind/>
    </w:pPr>
    <w:rPr>
      <w:rFonts w:eastAsiaTheme="minorHAnsi"/>
      <w:lang w:eastAsia="en-US"/>
    </w:r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3 - Accent 6"/>
    <w:basedOn w:val="834"/>
    <w:uiPriority w:val="99"/>
    <w:pPr>
      <w:pBdr/>
      <w:spacing w:after="0" w:line="240" w:lineRule="auto"/>
      <w:ind/>
    </w:pPr>
    <w:rPr>
      <w:rFonts w:eastAsiaTheme="minorHAnsi"/>
      <w:lang w:eastAsia="en-US"/>
    </w:r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w:basedOn w:val="834"/>
    <w:uiPriority w:val="99"/>
    <w:pPr>
      <w:pBdr/>
      <w:spacing w:after="0" w:line="240" w:lineRule="auto"/>
      <w:ind/>
    </w:pPr>
    <w:rPr>
      <w:rFonts w:eastAsiaTheme="minorHAnsi"/>
      <w:lang w:eastAsia="en-US"/>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4 - Accent 1"/>
    <w:basedOn w:val="834"/>
    <w:uiPriority w:val="99"/>
    <w:pPr>
      <w:pBdr/>
      <w:spacing w:after="0" w:line="240" w:lineRule="auto"/>
      <w:ind/>
    </w:pPr>
    <w:rPr>
      <w:rFonts w:eastAsiaTheme="minorHAnsi"/>
      <w:lang w:eastAsia="en-US"/>
    </w:r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4 - Accent 2"/>
    <w:basedOn w:val="834"/>
    <w:uiPriority w:val="99"/>
    <w:pPr>
      <w:pBdr/>
      <w:spacing w:after="0" w:line="240" w:lineRule="auto"/>
      <w:ind/>
    </w:pPr>
    <w:rPr>
      <w:rFonts w:eastAsiaTheme="minorHAnsi"/>
      <w:lang w:eastAsia="en-US"/>
    </w:r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4 - Accent 3"/>
    <w:basedOn w:val="834"/>
    <w:uiPriority w:val="99"/>
    <w:pPr>
      <w:pBdr/>
      <w:spacing w:after="0" w:line="240" w:lineRule="auto"/>
      <w:ind/>
    </w:pPr>
    <w:rPr>
      <w:rFonts w:eastAsiaTheme="minorHAnsi"/>
      <w:lang w:eastAsia="en-US"/>
    </w:r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4 - Accent 4"/>
    <w:basedOn w:val="834"/>
    <w:uiPriority w:val="99"/>
    <w:pPr>
      <w:pBdr/>
      <w:spacing w:after="0" w:line="240" w:lineRule="auto"/>
      <w:ind/>
    </w:pPr>
    <w:rPr>
      <w:rFonts w:eastAsiaTheme="minorHAnsi"/>
      <w:lang w:eastAsia="en-US"/>
    </w:r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4 - Accent 5"/>
    <w:basedOn w:val="834"/>
    <w:uiPriority w:val="99"/>
    <w:pPr>
      <w:pBdr/>
      <w:spacing w:after="0" w:line="240" w:lineRule="auto"/>
      <w:ind/>
    </w:pPr>
    <w:rPr>
      <w:rFonts w:eastAsiaTheme="minorHAnsi"/>
      <w:lang w:eastAsia="en-US"/>
    </w:r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4 - Accent 6"/>
    <w:basedOn w:val="834"/>
    <w:uiPriority w:val="99"/>
    <w:pPr>
      <w:pBdr/>
      <w:spacing w:after="0" w:line="240" w:lineRule="auto"/>
      <w:ind/>
    </w:pPr>
    <w:rPr>
      <w:rFonts w:eastAsiaTheme="minorHAnsi"/>
      <w:lang w:eastAsia="en-US"/>
    </w:r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5 Dark"/>
    <w:basedOn w:val="834"/>
    <w:uiPriority w:val="99"/>
    <w:pPr>
      <w:pBdr/>
      <w:spacing w:after="0" w:line="240" w:lineRule="auto"/>
      <w:ind/>
    </w:pPr>
    <w:rPr>
      <w:rFonts w:eastAsiaTheme="minorHAnsi"/>
      <w:lang w:eastAsia="en-US"/>
    </w:r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5 Dark - Accent 1"/>
    <w:basedOn w:val="834"/>
    <w:uiPriority w:val="99"/>
    <w:pPr>
      <w:pBdr/>
      <w:spacing w:after="0" w:line="240" w:lineRule="auto"/>
      <w:ind/>
    </w:pPr>
    <w:rPr>
      <w:rFonts w:eastAsiaTheme="minorHAnsi"/>
      <w:lang w:eastAsia="en-US"/>
    </w:r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5 Dark - Accent 2"/>
    <w:basedOn w:val="834"/>
    <w:uiPriority w:val="99"/>
    <w:pPr>
      <w:pBdr/>
      <w:spacing w:after="0" w:line="240" w:lineRule="auto"/>
      <w:ind/>
    </w:pPr>
    <w:rPr>
      <w:rFonts w:eastAsiaTheme="minorHAnsi"/>
      <w:lang w:eastAsia="en-US"/>
    </w:r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5 Dark - Accent 3"/>
    <w:basedOn w:val="834"/>
    <w:uiPriority w:val="99"/>
    <w:pPr>
      <w:pBdr/>
      <w:spacing w:after="0" w:line="240" w:lineRule="auto"/>
      <w:ind/>
    </w:pPr>
    <w:rPr>
      <w:rFonts w:eastAsiaTheme="minorHAnsi"/>
      <w:lang w:eastAsia="en-US"/>
    </w:r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5 Dark - Accent 4"/>
    <w:basedOn w:val="834"/>
    <w:uiPriority w:val="99"/>
    <w:pPr>
      <w:pBdr/>
      <w:spacing w:after="0" w:line="240" w:lineRule="auto"/>
      <w:ind/>
    </w:pPr>
    <w:rPr>
      <w:rFonts w:eastAsiaTheme="minorHAnsi"/>
      <w:lang w:eastAsia="en-US"/>
    </w:r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5 Dark - Accent 5"/>
    <w:basedOn w:val="834"/>
    <w:uiPriority w:val="99"/>
    <w:pPr>
      <w:pBdr/>
      <w:spacing w:after="0" w:line="240" w:lineRule="auto"/>
      <w:ind/>
    </w:pPr>
    <w:rPr>
      <w:rFonts w:eastAsiaTheme="minorHAnsi"/>
      <w:lang w:eastAsia="en-US"/>
    </w:r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5 Dark - Accent 6"/>
    <w:basedOn w:val="834"/>
    <w:uiPriority w:val="99"/>
    <w:pPr>
      <w:pBdr/>
      <w:spacing w:after="0" w:line="240" w:lineRule="auto"/>
      <w:ind/>
    </w:pPr>
    <w:rPr>
      <w:rFonts w:eastAsiaTheme="minorHAnsi"/>
      <w:lang w:eastAsia="en-US"/>
    </w:r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6 Colorful - Accent 1"/>
    <w:basedOn w:val="834"/>
    <w:uiPriority w:val="99"/>
    <w:pPr>
      <w:pBdr/>
      <w:spacing w:after="0" w:line="240" w:lineRule="auto"/>
      <w:ind/>
    </w:pPr>
    <w:rPr>
      <w:rFonts w:eastAsiaTheme="minorHAnsi"/>
      <w:lang w:eastAsia="en-US"/>
    </w:r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6 Colorful - Accent 2"/>
    <w:basedOn w:val="834"/>
    <w:uiPriority w:val="99"/>
    <w:pPr>
      <w:pBdr/>
      <w:spacing w:after="0" w:line="240" w:lineRule="auto"/>
      <w:ind/>
    </w:pPr>
    <w:rPr>
      <w:rFonts w:eastAsiaTheme="minorHAnsi"/>
      <w:lang w:eastAsia="en-US"/>
    </w:r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6 Colorful - Accent 3"/>
    <w:basedOn w:val="834"/>
    <w:uiPriority w:val="99"/>
    <w:pPr>
      <w:pBdr/>
      <w:spacing w:after="0" w:line="240" w:lineRule="auto"/>
      <w:ind/>
    </w:pPr>
    <w:rPr>
      <w:rFonts w:eastAsiaTheme="minorHAnsi"/>
      <w:lang w:eastAsia="en-US"/>
    </w:r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6 Colorful - Accent 5"/>
    <w:basedOn w:val="834"/>
    <w:uiPriority w:val="99"/>
    <w:pPr>
      <w:pBdr/>
      <w:spacing w:after="0" w:line="240" w:lineRule="auto"/>
      <w:ind/>
    </w:pPr>
    <w:rPr>
      <w:rFonts w:eastAsiaTheme="minorHAnsi"/>
      <w:lang w:eastAsia="en-US"/>
    </w:r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7 Colorful - Accent 1"/>
    <w:basedOn w:val="834"/>
    <w:uiPriority w:val="99"/>
    <w:pPr>
      <w:pBdr/>
      <w:spacing w:after="0" w:line="240" w:lineRule="auto"/>
      <w:ind/>
    </w:pPr>
    <w:rPr>
      <w:rFonts w:eastAsiaTheme="minorHAnsi"/>
      <w:lang w:eastAsia="en-US"/>
    </w:r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7 Colorful - Accent 2"/>
    <w:basedOn w:val="834"/>
    <w:uiPriority w:val="99"/>
    <w:pPr>
      <w:pBdr/>
      <w:spacing w:after="0" w:line="240" w:lineRule="auto"/>
      <w:ind/>
    </w:pPr>
    <w:rPr>
      <w:rFonts w:eastAsiaTheme="minorHAnsi"/>
      <w:lang w:eastAsia="en-US"/>
    </w:r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7 Colorful - Accent 3"/>
    <w:basedOn w:val="834"/>
    <w:uiPriority w:val="99"/>
    <w:pPr>
      <w:pBdr/>
      <w:spacing w:after="0" w:line="240" w:lineRule="auto"/>
      <w:ind/>
    </w:pPr>
    <w:rPr>
      <w:rFonts w:eastAsiaTheme="minorHAnsi"/>
      <w:lang w:eastAsia="en-US"/>
    </w:r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7 Colorful - Accent 4"/>
    <w:basedOn w:val="834"/>
    <w:uiPriority w:val="99"/>
    <w:pPr>
      <w:pBdr/>
      <w:spacing w:after="0" w:line="240" w:lineRule="auto"/>
      <w:ind/>
    </w:pPr>
    <w:rPr>
      <w:rFonts w:eastAsiaTheme="minorHAnsi"/>
      <w:lang w:eastAsia="en-US"/>
    </w:r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7 Colorful - Accent 5"/>
    <w:basedOn w:val="834"/>
    <w:uiPriority w:val="99"/>
    <w:pPr>
      <w:pBdr/>
      <w:spacing w:after="0" w:line="240" w:lineRule="auto"/>
      <w:ind/>
    </w:pPr>
    <w:rPr>
      <w:rFonts w:eastAsiaTheme="minorHAnsi"/>
      <w:lang w:eastAsia="en-US"/>
    </w:r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7 Colorful - Accent 6"/>
    <w:basedOn w:val="834"/>
    <w:uiPriority w:val="99"/>
    <w:pPr>
      <w:pBdr/>
      <w:spacing w:after="0" w:line="240" w:lineRule="auto"/>
      <w:ind/>
    </w:pPr>
    <w:rPr>
      <w:rFonts w:eastAsiaTheme="minorHAnsi"/>
      <w:lang w:eastAsia="en-US"/>
    </w:r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ned - Accent"/>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ned - Accent 1"/>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ned - Accent 2"/>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ned - Accent 3"/>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ned - Accent 4"/>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ned - Accent 5"/>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ned - Accent 6"/>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Bordered &amp; Lined - Accent"/>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Bordered &amp; Lined - Accent 1"/>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Bordered &amp; Lined - Accent 2"/>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Bordered &amp; Lined - Accent 3"/>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amp; Lined - Accent 4"/>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amp; Lined - Accent 5"/>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amp; Lined - Accent 6"/>
    <w:basedOn w:val="834"/>
    <w:uiPriority w:val="99"/>
    <w:pPr>
      <w:pBdr/>
      <w:spacing w:after="0" w:line="240" w:lineRule="auto"/>
      <w:ind/>
    </w:pPr>
    <w:rPr>
      <w:rFonts w:eastAsiaTheme="minorHAnsi"/>
      <w:color w:val="404040"/>
      <w:sz w:val="20"/>
      <w:szCs w:val="20"/>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w:basedOn w:val="834"/>
    <w:uiPriority w:val="99"/>
    <w:pPr>
      <w:pBdr/>
      <w:spacing w:after="0" w:line="240" w:lineRule="auto"/>
      <w:ind/>
    </w:pPr>
    <w:rPr>
      <w:rFonts w:eastAsiaTheme="minorHAnsi"/>
      <w:lang w:eastAsia="en-US"/>
    </w:r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Bordered - Accent 1"/>
    <w:basedOn w:val="834"/>
    <w:uiPriority w:val="99"/>
    <w:pPr>
      <w:pBdr/>
      <w:spacing w:after="0" w:line="240" w:lineRule="auto"/>
      <w:ind/>
    </w:pPr>
    <w:rPr>
      <w:rFonts w:eastAsiaTheme="minorHAnsi"/>
      <w:lang w:eastAsia="en-US"/>
    </w:r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Bordered - Accent 2"/>
    <w:basedOn w:val="834"/>
    <w:uiPriority w:val="99"/>
    <w:pPr>
      <w:pBdr/>
      <w:spacing w:after="0" w:line="240" w:lineRule="auto"/>
      <w:ind/>
    </w:pPr>
    <w:rPr>
      <w:rFonts w:eastAsiaTheme="minorHAnsi"/>
      <w:lang w:eastAsia="en-US"/>
    </w:r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Bordered - Accent 3"/>
    <w:basedOn w:val="834"/>
    <w:uiPriority w:val="99"/>
    <w:pPr>
      <w:pBdr/>
      <w:spacing w:after="0" w:line="240" w:lineRule="auto"/>
      <w:ind/>
    </w:pPr>
    <w:rPr>
      <w:rFonts w:eastAsiaTheme="minorHAnsi"/>
      <w:lang w:eastAsia="en-US"/>
    </w:r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Bordered - Accent 4"/>
    <w:basedOn w:val="834"/>
    <w:uiPriority w:val="99"/>
    <w:pPr>
      <w:pBdr/>
      <w:spacing w:after="0" w:line="240" w:lineRule="auto"/>
      <w:ind/>
    </w:pPr>
    <w:rPr>
      <w:rFonts w:eastAsiaTheme="minorHAnsi"/>
      <w:lang w:eastAsia="en-US"/>
    </w:r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Bordered - Accent 5"/>
    <w:basedOn w:val="834"/>
    <w:uiPriority w:val="99"/>
    <w:pPr>
      <w:pBdr/>
      <w:spacing w:after="0" w:line="240" w:lineRule="auto"/>
      <w:ind/>
    </w:pPr>
    <w:rPr>
      <w:rFonts w:eastAsiaTheme="minorHAnsi"/>
      <w:lang w:eastAsia="en-US"/>
    </w:r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Bordered - Accent 6"/>
    <w:basedOn w:val="834"/>
    <w:uiPriority w:val="99"/>
    <w:pPr>
      <w:pBdr/>
      <w:spacing w:after="0" w:line="240" w:lineRule="auto"/>
      <w:ind/>
    </w:pPr>
    <w:rPr>
      <w:rFonts w:eastAsiaTheme="minorHAnsi"/>
      <w:lang w:eastAsia="en-US"/>
    </w:r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6">
    <w:name w:val="endnote reference"/>
    <w:basedOn w:val="833"/>
    <w:uiPriority w:val="99"/>
    <w:semiHidden/>
    <w:unhideWhenUsed/>
    <w:pPr>
      <w:pBdr/>
      <w:spacing/>
      <w:ind/>
    </w:pPr>
    <w:rPr>
      <w:vertAlign w:val="superscript"/>
    </w:rPr>
  </w:style>
  <w:style w:type="paragraph" w:styleId="967">
    <w:name w:val="Subtitle"/>
    <w:basedOn w:val="823"/>
    <w:next w:val="823"/>
    <w:link w:val="968"/>
    <w:uiPriority w:val="11"/>
    <w:qFormat/>
    <w:pPr>
      <w:pBdr/>
      <w:spacing w:after="200" w:before="200" w:line="276" w:lineRule="auto"/>
      <w:ind/>
    </w:pPr>
    <w:rPr>
      <w:rFonts w:eastAsiaTheme="minorHAnsi"/>
      <w:lang w:val="de-DE" w:eastAsia="en-US"/>
      <w14:ligatures w14:val="none"/>
    </w:rPr>
  </w:style>
  <w:style w:type="character" w:styleId="968" w:customStyle="1">
    <w:name w:val="Sous-titre Car"/>
    <w:basedOn w:val="833"/>
    <w:link w:val="967"/>
    <w:uiPriority w:val="11"/>
    <w:pPr>
      <w:pBdr/>
      <w:spacing/>
      <w:ind/>
    </w:pPr>
    <w:rPr>
      <w:rFonts w:eastAsiaTheme="minorHAnsi"/>
      <w:lang w:val="de-DE" w:eastAsia="en-US"/>
      <w14:ligatures w14:val="none"/>
    </w:rPr>
  </w:style>
  <w:style w:type="table" w:styleId="969">
    <w:name w:val="Table Grid"/>
    <w:basedOn w:val="834"/>
    <w:uiPriority w:val="59"/>
    <w:pPr>
      <w:pBdr/>
      <w:spacing w:after="0" w:line="240" w:lineRule="auto"/>
      <w:ind/>
    </w:pPr>
    <w:rPr>
      <w:rFonts w:eastAsiaTheme="minorHAnsi"/>
      <w:sz w:val="22"/>
      <w:szCs w:val="22"/>
      <w:lang w:val="de-DE" w:eastAsia="en-US"/>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w:basedOn w:val="834"/>
    <w:link w:val="978"/>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6 Colorful - Accent 4"/>
    <w:basedOn w:val="834"/>
    <w:link w:val="977"/>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st Table 6 Colorful - Accent 6"/>
    <w:basedOn w:val="834"/>
    <w:link w:val="979"/>
    <w:uiPriority w:val="99"/>
    <w:pPr>
      <w:pBdr/>
      <w:spacing w:after="0" w:line="240" w:lineRule="auto"/>
      <w:ind/>
    </w:pPr>
    <w:rPr>
      <w:rFonts w:eastAsiaTheme="minorHAnsi"/>
      <w:sz w:val="22"/>
      <w:szCs w:val="22"/>
      <w:lang w:val="de-DE" w:eastAsia="en-US"/>
      <w14:ligatures w14:val="none"/>
    </w:r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7 Colorful"/>
    <w:basedOn w:val="834"/>
    <w:link w:val="980"/>
    <w:uiPriority w:val="99"/>
    <w:pPr>
      <w:pBdr/>
      <w:spacing w:after="0" w:line="240" w:lineRule="auto"/>
      <w:ind/>
    </w:pPr>
    <w:rPr>
      <w:b/>
      <w:bCs/>
      <w:color w:val="0e41e8"/>
    </w:rPr>
    <w:tblPr>
      <w:tblStyleRowBandSize w:val="1"/>
      <w:tblStyleColBandSize w:val="1"/>
      <w:tblBorders>
        <w:right w:val="single" w:color="7f7f7f" w:themeColor="text1" w:themeTint="80" w:sz="4" w:space="0"/>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74">
    <w:name w:val="Hyperlink"/>
    <w:uiPriority w:val="99"/>
    <w:unhideWhenUsed/>
    <w:pPr>
      <w:pBdr/>
      <w:spacing/>
      <w:ind/>
    </w:pPr>
    <w:rPr>
      <w:color w:val="467886" w:themeColor="hyperlink"/>
      <w:u w:val="single"/>
    </w:rPr>
  </w:style>
  <w:style w:type="character" w:styleId="975">
    <w:name w:val="footnote reference"/>
    <w:uiPriority w:val="99"/>
    <w:unhideWhenUsed/>
    <w:pPr>
      <w:pBdr/>
      <w:spacing/>
      <w:ind/>
    </w:pPr>
    <w:rPr>
      <w:vertAlign w:val="superscript"/>
    </w:rPr>
  </w:style>
  <w:style w:type="paragraph" w:styleId="976">
    <w:name w:val="List Paragraph"/>
    <w:basedOn w:val="823"/>
    <w:uiPriority w:val="34"/>
    <w:qFormat/>
    <w:pPr>
      <w:pBdr/>
      <w:spacing w:after="200" w:line="276" w:lineRule="auto"/>
      <w:ind w:left="720"/>
      <w:contextualSpacing w:val="true"/>
    </w:pPr>
    <w:rPr>
      <w:rFonts w:eastAsiaTheme="minorHAnsi"/>
      <w:sz w:val="22"/>
      <w:szCs w:val="22"/>
      <w:lang w:val="de-DE" w:eastAsia="en-US"/>
      <w14:ligatures w14:val="none"/>
    </w:rPr>
  </w:style>
  <w:style w:type="paragraph" w:styleId="977" w:customStyle="1">
    <w:name w:val="Abstract Text"/>
    <w:link w:val="971"/>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right="720"/>
    </w:pPr>
    <w:rPr>
      <w:rFonts w:eastAsiaTheme="minorHAnsi"/>
      <w:b/>
      <w:bCs/>
      <w:i/>
      <w:sz w:val="22"/>
      <w:szCs w:val="22"/>
      <w:lang w:val="en-US" w:eastAsia="en-US"/>
      <w14:ligatures w14:val="none"/>
    </w:rPr>
  </w:style>
  <w:style w:type="paragraph" w:styleId="978" w:customStyle="1">
    <w:name w:val="Keyword"/>
    <w:link w:val="970"/>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paragraph" w:styleId="979" w:customStyle="1">
    <w:name w:val="Keyword Tite"/>
    <w:link w:val="972"/>
    <w:uiPriority w:val="99"/>
    <w:qFormat/>
    <w:pPr>
      <w:pBdr>
        <w:top w:val="none" w:color="000000" w:sz="4" w:space="0"/>
        <w:left w:val="none" w:color="000000" w:sz="4" w:space="0"/>
        <w:bottom w:val="none" w:color="000000" w:sz="4" w:space="0"/>
        <w:right w:val="none" w:color="000000" w:sz="4" w:space="0"/>
        <w:between w:val="none" w:color="000000" w:sz="4" w:space="0"/>
      </w:pBdr>
      <w:spacing w:after="200" w:line="276" w:lineRule="auto"/>
      <w:ind/>
    </w:pPr>
    <w:rPr>
      <w:rFonts w:eastAsiaTheme="minorHAnsi"/>
      <w:b/>
      <w:bCs/>
      <w:color w:val="0e41e8"/>
      <w:sz w:val="22"/>
      <w:szCs w:val="22"/>
      <w:lang w:val="en-US" w:eastAsia="en-US"/>
      <w14:ligatures w14:val="none"/>
    </w:rPr>
  </w:style>
  <w:style w:type="character" w:styleId="980" w:customStyle="1">
    <w:name w:val="Keyword Tite_character"/>
    <w:link w:val="973"/>
    <w:uiPriority w:val="99"/>
    <w:pPr>
      <w:pBdr/>
      <w:spacing/>
      <w:ind/>
    </w:pPr>
    <w:rPr>
      <w:b/>
      <w:bCs/>
      <w:color w:val="0e41e8"/>
      <w:sz w:val="24"/>
      <w:szCs w:val="24"/>
    </w:rPr>
  </w:style>
  <w:style w:type="paragraph" w:styleId="981" w:customStyle="1">
    <w:name w:val="Abstract Title"/>
    <w:qFormat/>
    <w:pPr>
      <w:pBdr>
        <w:top w:val="none" w:color="000000" w:sz="4" w:space="0"/>
        <w:left w:val="none" w:color="000000" w:sz="4" w:space="0"/>
        <w:bottom w:val="none" w:color="000000" w:sz="4" w:space="0"/>
        <w:right w:val="none" w:color="000000" w:sz="4" w:space="0"/>
        <w:between w:val="none" w:color="000000" w:sz="4" w:space="0"/>
      </w:pBdr>
      <w:spacing w:after="200" w:before="200" w:line="276" w:lineRule="auto"/>
      <w:ind/>
    </w:pPr>
    <w:rPr>
      <w:rFonts w:eastAsiaTheme="minorHAnsi"/>
      <w:b/>
      <w:bCs/>
      <w:lang w:val="en-US" w:eastAsia="en-US"/>
      <w14:ligatures w14:val="none"/>
    </w:rPr>
  </w:style>
  <w:style w:type="paragraph" w:styleId="982">
    <w:name w:val="TOC Heading"/>
    <w:basedOn w:val="824"/>
    <w:next w:val="823"/>
    <w:uiPriority w:val="39"/>
    <w:unhideWhenUsed/>
    <w:qFormat/>
    <w:pPr>
      <w:numPr>
        <w:ilvl w:val="0"/>
        <w:numId w:val="0"/>
      </w:numPr>
      <w:pBdr/>
      <w:spacing w:after="0"/>
      <w:ind/>
      <w:outlineLvl w:val="9"/>
    </w:pPr>
    <w:rPr>
      <w:rFonts w:asciiTheme="majorHAnsi" w:hAnsiTheme="majorHAnsi" w:eastAsiaTheme="majorEastAsia" w:cstheme="majorBidi"/>
      <w:b/>
      <w:bCs/>
      <w:color w:val="0f4761" w:themeColor="accent1" w:themeShade="BF"/>
      <w:sz w:val="28"/>
      <w:szCs w:val="28"/>
      <w:lang w:val="fr-FR" w:eastAsia="fr-FR"/>
    </w:rPr>
  </w:style>
  <w:style w:type="paragraph" w:styleId="983">
    <w:name w:val="toc 1"/>
    <w:basedOn w:val="823"/>
    <w:next w:val="823"/>
    <w:uiPriority w:val="39"/>
    <w:unhideWhenUsed/>
    <w:pPr>
      <w:pBdr/>
      <w:spacing w:after="0" w:before="120" w:line="240" w:lineRule="auto"/>
      <w:ind/>
    </w:pPr>
    <w:rPr>
      <w:rFonts w:eastAsiaTheme="minorHAnsi" w:cstheme="minorHAnsi"/>
      <w:b/>
      <w:bCs/>
      <w:i/>
      <w:iCs/>
      <w:lang w:eastAsia="en-US"/>
    </w:rPr>
  </w:style>
  <w:style w:type="paragraph" w:styleId="984">
    <w:name w:val="toc 3"/>
    <w:basedOn w:val="823"/>
    <w:next w:val="823"/>
    <w:uiPriority w:val="39"/>
    <w:unhideWhenUsed/>
    <w:pPr>
      <w:pBdr/>
      <w:spacing w:after="0" w:line="240" w:lineRule="auto"/>
      <w:ind w:left="480"/>
    </w:pPr>
    <w:rPr>
      <w:rFonts w:eastAsiaTheme="minorHAnsi" w:cstheme="minorHAnsi"/>
      <w:sz w:val="20"/>
      <w:szCs w:val="20"/>
      <w:lang w:eastAsia="en-US"/>
    </w:rPr>
  </w:style>
  <w:style w:type="paragraph" w:styleId="985">
    <w:name w:val="toc 2"/>
    <w:basedOn w:val="823"/>
    <w:next w:val="823"/>
    <w:uiPriority w:val="39"/>
    <w:unhideWhenUsed/>
    <w:pPr>
      <w:pBdr/>
      <w:spacing w:after="0" w:before="120" w:line="240" w:lineRule="auto"/>
      <w:ind w:left="240"/>
    </w:pPr>
    <w:rPr>
      <w:rFonts w:eastAsiaTheme="minorHAnsi" w:cstheme="minorHAnsi"/>
      <w:b/>
      <w:bCs/>
      <w:sz w:val="22"/>
      <w:szCs w:val="22"/>
      <w:lang w:eastAsia="en-US"/>
    </w:rPr>
  </w:style>
  <w:style w:type="paragraph" w:styleId="986">
    <w:name w:val="toc 4"/>
    <w:basedOn w:val="823"/>
    <w:next w:val="823"/>
    <w:uiPriority w:val="39"/>
    <w:unhideWhenUsed/>
    <w:pPr>
      <w:pBdr/>
      <w:spacing w:after="0" w:line="240" w:lineRule="auto"/>
      <w:ind w:left="720"/>
    </w:pPr>
    <w:rPr>
      <w:rFonts w:eastAsiaTheme="minorHAnsi" w:cstheme="minorHAnsi"/>
      <w:sz w:val="20"/>
      <w:szCs w:val="20"/>
      <w:lang w:eastAsia="en-US"/>
    </w:rPr>
  </w:style>
  <w:style w:type="paragraph" w:styleId="987">
    <w:name w:val="toc 5"/>
    <w:basedOn w:val="823"/>
    <w:next w:val="823"/>
    <w:uiPriority w:val="39"/>
    <w:unhideWhenUsed/>
    <w:pPr>
      <w:pBdr/>
      <w:spacing w:after="0" w:line="240" w:lineRule="auto"/>
      <w:ind w:left="960"/>
    </w:pPr>
    <w:rPr>
      <w:rFonts w:eastAsiaTheme="minorHAnsi" w:cstheme="minorHAnsi"/>
      <w:sz w:val="20"/>
      <w:szCs w:val="20"/>
      <w:lang w:eastAsia="en-US"/>
    </w:rPr>
  </w:style>
  <w:style w:type="paragraph" w:styleId="988">
    <w:name w:val="toc 6"/>
    <w:basedOn w:val="823"/>
    <w:next w:val="823"/>
    <w:uiPriority w:val="39"/>
    <w:unhideWhenUsed/>
    <w:pPr>
      <w:pBdr/>
      <w:spacing w:after="0" w:line="240" w:lineRule="auto"/>
      <w:ind w:left="1200"/>
    </w:pPr>
    <w:rPr>
      <w:rFonts w:eastAsiaTheme="minorHAnsi" w:cstheme="minorHAnsi"/>
      <w:sz w:val="20"/>
      <w:szCs w:val="20"/>
      <w:lang w:eastAsia="en-US"/>
    </w:rPr>
  </w:style>
  <w:style w:type="paragraph" w:styleId="989">
    <w:name w:val="toc 7"/>
    <w:basedOn w:val="823"/>
    <w:next w:val="823"/>
    <w:uiPriority w:val="39"/>
    <w:unhideWhenUsed/>
    <w:pPr>
      <w:pBdr/>
      <w:spacing w:after="0" w:line="240" w:lineRule="auto"/>
      <w:ind w:left="1440"/>
    </w:pPr>
    <w:rPr>
      <w:rFonts w:eastAsiaTheme="minorHAnsi" w:cstheme="minorHAnsi"/>
      <w:sz w:val="20"/>
      <w:szCs w:val="20"/>
      <w:lang w:eastAsia="en-US"/>
    </w:rPr>
  </w:style>
  <w:style w:type="paragraph" w:styleId="990">
    <w:name w:val="toc 8"/>
    <w:basedOn w:val="823"/>
    <w:next w:val="823"/>
    <w:uiPriority w:val="39"/>
    <w:unhideWhenUsed/>
    <w:pPr>
      <w:pBdr/>
      <w:spacing w:after="0" w:line="240" w:lineRule="auto"/>
      <w:ind w:left="1680"/>
    </w:pPr>
    <w:rPr>
      <w:rFonts w:eastAsiaTheme="minorHAnsi" w:cstheme="minorHAnsi"/>
      <w:sz w:val="20"/>
      <w:szCs w:val="20"/>
      <w:lang w:eastAsia="en-US"/>
    </w:rPr>
  </w:style>
  <w:style w:type="paragraph" w:styleId="991">
    <w:name w:val="toc 9"/>
    <w:basedOn w:val="823"/>
    <w:next w:val="823"/>
    <w:uiPriority w:val="39"/>
    <w:unhideWhenUsed/>
    <w:pPr>
      <w:pBdr/>
      <w:spacing w:after="0" w:line="240" w:lineRule="auto"/>
      <w:ind w:left="1920"/>
    </w:pPr>
    <w:rPr>
      <w:rFonts w:eastAsiaTheme="minorHAnsi" w:cstheme="minorHAnsi"/>
      <w:sz w:val="20"/>
      <w:szCs w:val="20"/>
      <w:lang w:eastAsia="en-US"/>
    </w:rPr>
  </w:style>
  <w:style w:type="paragraph" w:styleId="992">
    <w:name w:val="Caption"/>
    <w:basedOn w:val="823"/>
    <w:next w:val="823"/>
    <w:uiPriority w:val="35"/>
    <w:semiHidden/>
    <w:unhideWhenUsed/>
    <w:qFormat/>
    <w:pPr>
      <w:pBdr/>
      <w:spacing w:after="200" w:line="276" w:lineRule="auto"/>
      <w:ind/>
    </w:pPr>
    <w:rPr>
      <w:rFonts w:eastAsiaTheme="minorHAnsi"/>
      <w:b/>
      <w:bCs/>
      <w:color w:val="156082" w:themeColor="accent1"/>
      <w:sz w:val="18"/>
      <w:szCs w:val="18"/>
      <w:lang w:val="en-GB" w:eastAsia="en-US"/>
      <w14:ligatures w14:val="none"/>
    </w:rPr>
  </w:style>
  <w:style w:type="character" w:styleId="993" w:customStyle="1">
    <w:name w:val="Abstract Title_character"/>
    <w:pPr>
      <w:pBdr/>
      <w:spacing/>
      <w:ind/>
    </w:pPr>
    <w:rPr>
      <w:b/>
      <w:bCs/>
    </w:rPr>
  </w:style>
  <w:style w:type="character" w:styleId="994" w:customStyle="1">
    <w:name w:val="Heading 1 Char"/>
    <w:uiPriority w:val="9"/>
    <w:qFormat/>
    <w:pPr>
      <w:pBdr/>
      <w:spacing/>
      <w:ind/>
    </w:pPr>
    <w:rPr>
      <w:rFonts w:ascii="Arial" w:hAnsi="Arial" w:eastAsia="Arial" w:cs="Arial"/>
      <w:sz w:val="40"/>
      <w:szCs w:val="40"/>
    </w:rPr>
  </w:style>
  <w:style w:type="character" w:styleId="995" w:customStyle="1">
    <w:name w:val="Heading 2 Char"/>
    <w:uiPriority w:val="9"/>
    <w:qFormat/>
    <w:pPr>
      <w:pBdr/>
      <w:spacing/>
      <w:ind/>
    </w:pPr>
    <w:rPr>
      <w:rFonts w:ascii="Arial" w:hAnsi="Arial" w:eastAsia="Arial" w:cs="Arial"/>
      <w:sz w:val="34"/>
    </w:rPr>
  </w:style>
  <w:style w:type="character" w:styleId="996" w:customStyle="1">
    <w:name w:val="Heading 3 Char"/>
    <w:uiPriority w:val="9"/>
    <w:qFormat/>
    <w:pPr>
      <w:pBdr/>
      <w:spacing/>
      <w:ind/>
    </w:pPr>
    <w:rPr>
      <w:rFonts w:ascii="Arial" w:hAnsi="Arial" w:eastAsia="Arial" w:cs="Arial"/>
      <w:sz w:val="30"/>
      <w:szCs w:val="30"/>
    </w:rPr>
  </w:style>
  <w:style w:type="character" w:styleId="997" w:customStyle="1">
    <w:name w:val="Heading 4 Char"/>
    <w:uiPriority w:val="9"/>
    <w:qFormat/>
    <w:pPr>
      <w:pBdr/>
      <w:spacing/>
      <w:ind/>
    </w:pPr>
    <w:rPr>
      <w:rFonts w:ascii="Arial" w:hAnsi="Arial" w:eastAsia="Arial" w:cs="Arial"/>
      <w:b/>
      <w:bCs/>
      <w:sz w:val="26"/>
      <w:szCs w:val="26"/>
    </w:rPr>
  </w:style>
  <w:style w:type="character" w:styleId="998" w:customStyle="1">
    <w:name w:val="Heading 5 Char"/>
    <w:uiPriority w:val="9"/>
    <w:qFormat/>
    <w:pPr>
      <w:pBdr/>
      <w:spacing/>
      <w:ind/>
    </w:pPr>
    <w:rPr>
      <w:rFonts w:ascii="Arial" w:hAnsi="Arial" w:eastAsia="Arial" w:cs="Arial"/>
      <w:b/>
      <w:bCs/>
      <w:sz w:val="24"/>
      <w:szCs w:val="24"/>
    </w:rPr>
  </w:style>
  <w:style w:type="character" w:styleId="999" w:customStyle="1">
    <w:name w:val="Heading 6 Char"/>
    <w:uiPriority w:val="9"/>
    <w:qFormat/>
    <w:pPr>
      <w:pBdr/>
      <w:spacing/>
      <w:ind/>
    </w:pPr>
    <w:rPr>
      <w:rFonts w:ascii="Arial" w:hAnsi="Arial" w:eastAsia="Arial" w:cs="Arial"/>
      <w:b/>
      <w:bCs/>
      <w:sz w:val="22"/>
      <w:szCs w:val="22"/>
    </w:rPr>
  </w:style>
  <w:style w:type="character" w:styleId="1000" w:customStyle="1">
    <w:name w:val="Heading 7 Char"/>
    <w:uiPriority w:val="9"/>
    <w:qFormat/>
    <w:pPr>
      <w:pBdr/>
      <w:spacing/>
      <w:ind/>
    </w:pPr>
    <w:rPr>
      <w:rFonts w:ascii="Arial" w:hAnsi="Arial" w:eastAsia="Arial" w:cs="Arial"/>
      <w:b/>
      <w:bCs/>
      <w:i/>
      <w:iCs/>
      <w:sz w:val="22"/>
      <w:szCs w:val="22"/>
    </w:rPr>
  </w:style>
  <w:style w:type="character" w:styleId="1001" w:customStyle="1">
    <w:name w:val="Heading 8 Char"/>
    <w:uiPriority w:val="9"/>
    <w:qFormat/>
    <w:pPr>
      <w:pBdr/>
      <w:spacing/>
      <w:ind/>
    </w:pPr>
    <w:rPr>
      <w:rFonts w:ascii="Arial" w:hAnsi="Arial" w:eastAsia="Arial" w:cs="Arial"/>
      <w:i/>
      <w:iCs/>
      <w:sz w:val="22"/>
      <w:szCs w:val="22"/>
    </w:rPr>
  </w:style>
  <w:style w:type="character" w:styleId="1002" w:customStyle="1">
    <w:name w:val="Heading 9 Char"/>
    <w:uiPriority w:val="9"/>
    <w:qFormat/>
    <w:pPr>
      <w:pBdr/>
      <w:spacing/>
      <w:ind/>
    </w:pPr>
    <w:rPr>
      <w:rFonts w:ascii="Arial" w:hAnsi="Arial" w:eastAsia="Arial" w:cs="Arial"/>
      <w:i/>
      <w:iCs/>
      <w:sz w:val="21"/>
      <w:szCs w:val="21"/>
    </w:rPr>
  </w:style>
  <w:style w:type="character" w:styleId="1003" w:customStyle="1">
    <w:name w:val="Title Char"/>
    <w:uiPriority w:val="10"/>
    <w:qFormat/>
    <w:pPr>
      <w:pBdr/>
      <w:spacing/>
      <w:ind/>
    </w:pPr>
    <w:rPr>
      <w:sz w:val="48"/>
      <w:szCs w:val="48"/>
    </w:rPr>
  </w:style>
  <w:style w:type="character" w:styleId="1004" w:customStyle="1">
    <w:name w:val="Subtitle Char"/>
    <w:uiPriority w:val="11"/>
    <w:qFormat/>
    <w:pPr>
      <w:pBdr/>
      <w:spacing/>
      <w:ind/>
    </w:pPr>
    <w:rPr>
      <w:sz w:val="24"/>
      <w:szCs w:val="24"/>
    </w:rPr>
  </w:style>
  <w:style w:type="character" w:styleId="1005" w:customStyle="1">
    <w:name w:val="Quote Char"/>
    <w:uiPriority w:val="29"/>
    <w:qFormat/>
    <w:pPr>
      <w:pBdr/>
      <w:spacing/>
      <w:ind/>
    </w:pPr>
    <w:rPr>
      <w:i/>
    </w:rPr>
  </w:style>
  <w:style w:type="character" w:styleId="1006" w:customStyle="1">
    <w:name w:val="Intense Quote Char"/>
    <w:uiPriority w:val="30"/>
    <w:qFormat/>
    <w:pPr>
      <w:pBdr/>
      <w:spacing/>
      <w:ind/>
    </w:pPr>
    <w:rPr>
      <w:i/>
    </w:rPr>
  </w:style>
  <w:style w:type="character" w:styleId="1007" w:customStyle="1">
    <w:name w:val="Header Char"/>
    <w:uiPriority w:val="99"/>
    <w:qFormat/>
    <w:pPr>
      <w:pBdr/>
      <w:spacing/>
      <w:ind/>
    </w:pPr>
  </w:style>
  <w:style w:type="character" w:styleId="1008" w:customStyle="1">
    <w:name w:val="Footer Char"/>
    <w:uiPriority w:val="99"/>
    <w:qFormat/>
    <w:pPr>
      <w:pBdr/>
      <w:spacing/>
      <w:ind/>
    </w:pPr>
  </w:style>
  <w:style w:type="character" w:styleId="1009" w:customStyle="1">
    <w:name w:val="Caption Char"/>
    <w:uiPriority w:val="99"/>
    <w:qFormat/>
    <w:pPr>
      <w:pBdr/>
      <w:spacing/>
      <w:ind/>
    </w:pPr>
  </w:style>
  <w:style w:type="character" w:styleId="1010" w:customStyle="1">
    <w:name w:val="Footnote Text Char"/>
    <w:uiPriority w:val="99"/>
    <w:qFormat/>
    <w:pPr>
      <w:pBdr/>
      <w:spacing/>
      <w:ind/>
    </w:pPr>
    <w:rPr>
      <w:sz w:val="18"/>
    </w:rPr>
  </w:style>
  <w:style w:type="character" w:styleId="1011" w:customStyle="1">
    <w:name w:val="Footnote Characters"/>
    <w:uiPriority w:val="99"/>
    <w:unhideWhenUsed/>
    <w:qFormat/>
    <w:pPr>
      <w:pBdr/>
      <w:spacing/>
      <w:ind/>
    </w:pPr>
    <w:rPr>
      <w:vertAlign w:val="superscript"/>
    </w:rPr>
  </w:style>
  <w:style w:type="character" w:styleId="1012" w:customStyle="1">
    <w:name w:val="Footnote Anchor"/>
    <w:pPr>
      <w:pBdr/>
      <w:spacing/>
      <w:ind/>
    </w:pPr>
    <w:rPr>
      <w:vertAlign w:val="superscript"/>
    </w:rPr>
  </w:style>
  <w:style w:type="character" w:styleId="1013" w:customStyle="1">
    <w:name w:val="Endnote Text Char"/>
    <w:uiPriority w:val="99"/>
    <w:qFormat/>
    <w:pPr>
      <w:pBdr/>
      <w:spacing/>
      <w:ind/>
    </w:pPr>
    <w:rPr>
      <w:sz w:val="20"/>
    </w:rPr>
  </w:style>
  <w:style w:type="character" w:styleId="1014" w:customStyle="1">
    <w:name w:val="Endnote Characters"/>
    <w:uiPriority w:val="99"/>
    <w:semiHidden/>
    <w:unhideWhenUsed/>
    <w:qFormat/>
    <w:pPr>
      <w:pBdr/>
      <w:spacing/>
      <w:ind/>
    </w:pPr>
    <w:rPr>
      <w:vertAlign w:val="superscript"/>
    </w:rPr>
  </w:style>
  <w:style w:type="character" w:styleId="1015" w:customStyle="1">
    <w:name w:val="Endnote Anchor"/>
    <w:pPr>
      <w:pBdr/>
      <w:spacing/>
      <w:ind/>
    </w:pPr>
    <w:rPr>
      <w:vertAlign w:val="superscript"/>
    </w:rPr>
  </w:style>
  <w:style w:type="paragraph" w:styleId="1016" w:customStyle="1">
    <w:name w:val="Heading"/>
    <w:basedOn w:val="823"/>
    <w:next w:val="1017"/>
    <w:qFormat/>
    <w:pPr>
      <w:keepNext w:val="true"/>
      <w:pBdr/>
      <w:spacing w:after="120" w:before="240" w:line="276" w:lineRule="auto"/>
      <w:ind/>
    </w:pPr>
    <w:rPr>
      <w:rFonts w:ascii="Liberation Sans" w:hAnsi="Liberation Sans" w:eastAsia="Noto Sans CJK SC" w:cs="Lohit Devanagari"/>
      <w:sz w:val="28"/>
      <w:szCs w:val="28"/>
      <w:lang w:val="en-US" w:eastAsia="en-US"/>
      <w14:ligatures w14:val="none"/>
    </w:rPr>
  </w:style>
  <w:style w:type="paragraph" w:styleId="1017">
    <w:name w:val="Body Text"/>
    <w:basedOn w:val="823"/>
    <w:link w:val="1018"/>
    <w:pPr>
      <w:pBdr/>
      <w:spacing w:after="140" w:line="276" w:lineRule="auto"/>
      <w:ind/>
    </w:pPr>
    <w:rPr>
      <w:rFonts w:eastAsiaTheme="minorHAnsi"/>
      <w:sz w:val="22"/>
      <w:szCs w:val="22"/>
      <w:lang w:val="en-US" w:eastAsia="en-US"/>
      <w14:ligatures w14:val="none"/>
    </w:rPr>
  </w:style>
  <w:style w:type="character" w:styleId="1018" w:customStyle="1">
    <w:name w:val="Corps de texte Car"/>
    <w:basedOn w:val="833"/>
    <w:link w:val="1017"/>
    <w:pPr>
      <w:pBdr/>
      <w:spacing/>
      <w:ind/>
    </w:pPr>
    <w:rPr>
      <w:rFonts w:eastAsiaTheme="minorHAnsi"/>
      <w:sz w:val="22"/>
      <w:szCs w:val="22"/>
      <w:lang w:val="en-US" w:eastAsia="en-US"/>
      <w14:ligatures w14:val="none"/>
    </w:rPr>
  </w:style>
  <w:style w:type="paragraph" w:styleId="1019">
    <w:name w:val="List"/>
    <w:basedOn w:val="1017"/>
    <w:pPr>
      <w:pBdr/>
      <w:spacing/>
      <w:ind/>
    </w:pPr>
    <w:rPr>
      <w:rFonts w:cs="Lohit Devanagari"/>
    </w:rPr>
  </w:style>
  <w:style w:type="paragraph" w:styleId="1020" w:customStyle="1">
    <w:name w:val="Index"/>
    <w:basedOn w:val="823"/>
    <w:qFormat/>
    <w:pPr>
      <w:suppressLineNumbers w:val="true"/>
      <w:pBdr/>
      <w:spacing w:after="200" w:line="276" w:lineRule="auto"/>
      <w:ind/>
    </w:pPr>
    <w:rPr>
      <w:rFonts w:cs="Lohit Devanagari" w:eastAsiaTheme="minorHAnsi"/>
      <w:sz w:val="22"/>
      <w:szCs w:val="22"/>
      <w:lang w:val="en-US" w:eastAsia="en-US"/>
      <w14:ligatures w14:val="none"/>
    </w:rPr>
  </w:style>
  <w:style w:type="paragraph" w:styleId="1021">
    <w:name w:val="Title"/>
    <w:basedOn w:val="823"/>
    <w:link w:val="1022"/>
    <w:uiPriority w:val="10"/>
    <w:qFormat/>
    <w:pPr>
      <w:pBdr/>
      <w:spacing w:after="200" w:before="300" w:line="276" w:lineRule="auto"/>
      <w:ind/>
      <w:contextualSpacing w:val="true"/>
    </w:pPr>
    <w:rPr>
      <w:rFonts w:eastAsiaTheme="minorHAnsi"/>
      <w:sz w:val="48"/>
      <w:szCs w:val="48"/>
      <w:lang w:val="en-US" w:eastAsia="en-US"/>
      <w14:ligatures w14:val="none"/>
    </w:rPr>
  </w:style>
  <w:style w:type="character" w:styleId="1022" w:customStyle="1">
    <w:name w:val="Titre Car"/>
    <w:basedOn w:val="833"/>
    <w:link w:val="1021"/>
    <w:uiPriority w:val="10"/>
    <w:pPr>
      <w:pBdr/>
      <w:spacing/>
      <w:ind/>
    </w:pPr>
    <w:rPr>
      <w:rFonts w:eastAsiaTheme="minorHAnsi"/>
      <w:sz w:val="48"/>
      <w:szCs w:val="48"/>
      <w:lang w:val="en-US" w:eastAsia="en-US"/>
      <w14:ligatures w14:val="none"/>
    </w:rPr>
  </w:style>
  <w:style w:type="paragraph" w:styleId="1023">
    <w:name w:val="Quote"/>
    <w:basedOn w:val="823"/>
    <w:link w:val="1024"/>
    <w:uiPriority w:val="29"/>
    <w:qFormat/>
    <w:pPr>
      <w:pBdr/>
      <w:spacing w:after="200" w:line="276" w:lineRule="auto"/>
      <w:ind w:right="720" w:left="720"/>
    </w:pPr>
    <w:rPr>
      <w:rFonts w:eastAsiaTheme="minorHAnsi"/>
      <w:i/>
      <w:sz w:val="22"/>
      <w:szCs w:val="22"/>
      <w:lang w:val="en-US" w:eastAsia="en-US"/>
      <w14:ligatures w14:val="none"/>
    </w:rPr>
  </w:style>
  <w:style w:type="character" w:styleId="1024" w:customStyle="1">
    <w:name w:val="Citation Car"/>
    <w:basedOn w:val="833"/>
    <w:link w:val="1023"/>
    <w:uiPriority w:val="29"/>
    <w:pPr>
      <w:pBdr/>
      <w:spacing/>
      <w:ind/>
    </w:pPr>
    <w:rPr>
      <w:rFonts w:eastAsiaTheme="minorHAnsi"/>
      <w:i/>
      <w:sz w:val="22"/>
      <w:szCs w:val="22"/>
      <w:lang w:val="en-US" w:eastAsia="en-US"/>
      <w14:ligatures w14:val="none"/>
    </w:rPr>
  </w:style>
  <w:style w:type="paragraph" w:styleId="1025">
    <w:name w:val="Intense Quote"/>
    <w:basedOn w:val="823"/>
    <w:link w:val="1026"/>
    <w:uiPriority w:val="30"/>
    <w:qFormat/>
    <w:pPr>
      <w:pBdr>
        <w:top w:val="single" w:color="ffffff" w:sz="4" w:space="5"/>
        <w:left w:val="single" w:color="ffffff" w:sz="4" w:space="10"/>
        <w:bottom w:val="single" w:color="ffffff" w:sz="4" w:space="5"/>
        <w:right w:val="single" w:color="ffffff" w:sz="4" w:space="10"/>
      </w:pBdr>
      <w:shd w:val="clear" w:color="auto" w:fill="f2f2f2"/>
      <w:spacing w:after="200" w:line="276" w:lineRule="auto"/>
      <w:ind w:right="720" w:left="720"/>
    </w:pPr>
    <w:rPr>
      <w:rFonts w:eastAsiaTheme="minorHAnsi"/>
      <w:i/>
      <w:sz w:val="22"/>
      <w:szCs w:val="22"/>
      <w:lang w:val="en-US" w:eastAsia="en-US"/>
      <w14:ligatures w14:val="none"/>
    </w:rPr>
  </w:style>
  <w:style w:type="character" w:styleId="1026" w:customStyle="1">
    <w:name w:val="Citation intense Car"/>
    <w:basedOn w:val="833"/>
    <w:link w:val="1025"/>
    <w:uiPriority w:val="30"/>
    <w:pPr>
      <w:pBdr/>
      <w:spacing/>
      <w:ind/>
    </w:pPr>
    <w:rPr>
      <w:rFonts w:eastAsiaTheme="minorHAnsi"/>
      <w:i/>
      <w:sz w:val="22"/>
      <w:szCs w:val="22"/>
      <w:shd w:val="clear" w:color="auto" w:fill="f2f2f2"/>
      <w:lang w:val="en-US" w:eastAsia="en-US"/>
      <w14:ligatures w14:val="none"/>
    </w:rPr>
  </w:style>
  <w:style w:type="paragraph" w:styleId="1027" w:customStyle="1">
    <w:name w:val="Header and Footer"/>
    <w:basedOn w:val="823"/>
    <w:qFormat/>
    <w:pPr>
      <w:pBdr/>
      <w:spacing w:after="200" w:line="276" w:lineRule="auto"/>
      <w:ind/>
    </w:pPr>
    <w:rPr>
      <w:rFonts w:eastAsiaTheme="minorHAnsi"/>
      <w:sz w:val="22"/>
      <w:szCs w:val="22"/>
      <w:lang w:val="en-US" w:eastAsia="en-US"/>
      <w14:ligatures w14:val="none"/>
    </w:rPr>
  </w:style>
  <w:style w:type="paragraph" w:styleId="1028">
    <w:name w:val="Header"/>
    <w:basedOn w:val="823"/>
    <w:link w:val="1029"/>
    <w:uiPriority w:val="99"/>
    <w:unhideWhenUsed/>
    <w:pPr>
      <w:pBdr/>
      <w:tabs>
        <w:tab w:val="center" w:leader="none" w:pos="7143"/>
        <w:tab w:val="right" w:leader="none" w:pos="14287"/>
      </w:tabs>
      <w:spacing w:after="0" w:line="240" w:lineRule="auto"/>
      <w:ind/>
    </w:pPr>
    <w:rPr>
      <w:rFonts w:eastAsiaTheme="minorHAnsi"/>
      <w:sz w:val="22"/>
      <w:szCs w:val="22"/>
      <w:lang w:val="en-US" w:eastAsia="en-US"/>
      <w14:ligatures w14:val="none"/>
    </w:rPr>
  </w:style>
  <w:style w:type="character" w:styleId="1029" w:customStyle="1">
    <w:name w:val="En-tête Car"/>
    <w:basedOn w:val="833"/>
    <w:link w:val="1028"/>
    <w:uiPriority w:val="99"/>
    <w:pPr>
      <w:pBdr/>
      <w:spacing/>
      <w:ind/>
    </w:pPr>
    <w:rPr>
      <w:rFonts w:eastAsiaTheme="minorHAnsi"/>
      <w:sz w:val="22"/>
      <w:szCs w:val="22"/>
      <w:lang w:val="en-US" w:eastAsia="en-US"/>
      <w14:ligatures w14:val="none"/>
    </w:rPr>
  </w:style>
  <w:style w:type="paragraph" w:styleId="1030">
    <w:name w:val="Footer"/>
    <w:basedOn w:val="823"/>
    <w:link w:val="1031"/>
    <w:uiPriority w:val="99"/>
    <w:unhideWhenUsed/>
    <w:pPr>
      <w:pBdr/>
      <w:tabs>
        <w:tab w:val="center" w:leader="none" w:pos="7143"/>
        <w:tab w:val="right" w:leader="none" w:pos="14287"/>
      </w:tabs>
      <w:spacing w:after="0" w:line="240" w:lineRule="auto"/>
      <w:ind/>
    </w:pPr>
    <w:rPr>
      <w:rFonts w:eastAsiaTheme="minorHAnsi"/>
      <w:sz w:val="22"/>
      <w:szCs w:val="22"/>
      <w:lang w:val="en-US" w:eastAsia="en-US"/>
      <w14:ligatures w14:val="none"/>
    </w:rPr>
  </w:style>
  <w:style w:type="character" w:styleId="1031" w:customStyle="1">
    <w:name w:val="Pied de page Car"/>
    <w:basedOn w:val="833"/>
    <w:link w:val="1030"/>
    <w:uiPriority w:val="99"/>
    <w:pPr>
      <w:pBdr/>
      <w:spacing/>
      <w:ind/>
    </w:pPr>
    <w:rPr>
      <w:rFonts w:eastAsiaTheme="minorHAnsi"/>
      <w:sz w:val="22"/>
      <w:szCs w:val="22"/>
      <w:lang w:val="en-US" w:eastAsia="en-US"/>
      <w14:ligatures w14:val="none"/>
    </w:rPr>
  </w:style>
  <w:style w:type="paragraph" w:styleId="1032">
    <w:name w:val="footnote text"/>
    <w:basedOn w:val="823"/>
    <w:link w:val="1033"/>
    <w:uiPriority w:val="99"/>
    <w:semiHidden/>
    <w:unhideWhenUsed/>
    <w:pPr>
      <w:pBdr/>
      <w:spacing w:after="40" w:line="240" w:lineRule="auto"/>
      <w:ind/>
    </w:pPr>
    <w:rPr>
      <w:rFonts w:eastAsiaTheme="minorHAnsi"/>
      <w:sz w:val="18"/>
      <w:szCs w:val="22"/>
      <w:lang w:val="en-US" w:eastAsia="en-US"/>
      <w14:ligatures w14:val="none"/>
    </w:rPr>
  </w:style>
  <w:style w:type="character" w:styleId="1033" w:customStyle="1">
    <w:name w:val="Note de bas de page Car"/>
    <w:basedOn w:val="833"/>
    <w:link w:val="1032"/>
    <w:uiPriority w:val="99"/>
    <w:semiHidden/>
    <w:pPr>
      <w:pBdr/>
      <w:spacing/>
      <w:ind/>
    </w:pPr>
    <w:rPr>
      <w:rFonts w:eastAsiaTheme="minorHAnsi"/>
      <w:sz w:val="18"/>
      <w:szCs w:val="22"/>
      <w:lang w:val="en-US" w:eastAsia="en-US"/>
      <w14:ligatures w14:val="none"/>
    </w:rPr>
  </w:style>
  <w:style w:type="paragraph" w:styleId="1034">
    <w:name w:val="endnote text"/>
    <w:basedOn w:val="823"/>
    <w:link w:val="1035"/>
    <w:uiPriority w:val="99"/>
    <w:semiHidden/>
    <w:unhideWhenUsed/>
    <w:pPr>
      <w:pBdr/>
      <w:spacing w:after="0" w:line="240" w:lineRule="auto"/>
      <w:ind/>
    </w:pPr>
    <w:rPr>
      <w:rFonts w:eastAsiaTheme="minorHAnsi"/>
      <w:sz w:val="20"/>
      <w:szCs w:val="22"/>
      <w:lang w:val="en-US" w:eastAsia="en-US"/>
      <w14:ligatures w14:val="none"/>
    </w:rPr>
  </w:style>
  <w:style w:type="character" w:styleId="1035" w:customStyle="1">
    <w:name w:val="Note de fin Car"/>
    <w:basedOn w:val="833"/>
    <w:link w:val="1034"/>
    <w:uiPriority w:val="99"/>
    <w:semiHidden/>
    <w:pPr>
      <w:pBdr/>
      <w:spacing/>
      <w:ind/>
    </w:pPr>
    <w:rPr>
      <w:rFonts w:eastAsiaTheme="minorHAnsi"/>
      <w:sz w:val="20"/>
      <w:szCs w:val="22"/>
      <w:lang w:val="en-US" w:eastAsia="en-US"/>
      <w14:ligatures w14:val="none"/>
    </w:rPr>
  </w:style>
  <w:style w:type="paragraph" w:styleId="1036">
    <w:name w:val="index 1"/>
    <w:basedOn w:val="823"/>
    <w:next w:val="823"/>
    <w:uiPriority w:val="99"/>
    <w:semiHidden/>
    <w:unhideWhenUsed/>
    <w:pPr>
      <w:pBdr/>
      <w:spacing w:after="0" w:line="240" w:lineRule="auto"/>
      <w:ind w:hanging="220" w:left="220"/>
    </w:pPr>
    <w:rPr>
      <w:rFonts w:eastAsiaTheme="minorHAnsi"/>
      <w:sz w:val="22"/>
      <w:szCs w:val="22"/>
      <w:lang w:val="en-US" w:eastAsia="en-US"/>
      <w14:ligatures w14:val="none"/>
    </w:rPr>
  </w:style>
  <w:style w:type="paragraph" w:styleId="1037">
    <w:name w:val="index heading"/>
    <w:basedOn w:val="1016"/>
    <w:pPr>
      <w:pBdr/>
      <w:spacing/>
      <w:ind/>
    </w:pPr>
  </w:style>
  <w:style w:type="paragraph" w:styleId="1038">
    <w:name w:val="table of figures"/>
    <w:basedOn w:val="823"/>
    <w:uiPriority w:val="99"/>
    <w:unhideWhenUsed/>
    <w:qFormat/>
    <w:pPr>
      <w:pBdr/>
      <w:spacing w:after="0" w:line="276" w:lineRule="auto"/>
      <w:ind/>
    </w:pPr>
    <w:rPr>
      <w:rFonts w:eastAsiaTheme="minorHAnsi"/>
      <w:sz w:val="22"/>
      <w:szCs w:val="22"/>
      <w:lang w:val="en-US" w:eastAsia="en-US"/>
      <w14:ligatures w14:val="none"/>
    </w:rPr>
  </w:style>
  <w:style w:type="paragraph" w:styleId="1039">
    <w:name w:val="No Spacing"/>
    <w:basedOn w:val="823"/>
    <w:uiPriority w:val="1"/>
    <w:qFormat/>
    <w:pPr>
      <w:pBdr/>
      <w:spacing w:after="0" w:line="240" w:lineRule="auto"/>
      <w:ind/>
    </w:pPr>
    <w:rPr>
      <w:rFonts w:eastAsiaTheme="minorHAnsi"/>
      <w:sz w:val="22"/>
      <w:szCs w:val="22"/>
      <w:lang w:val="en-US" w:eastAsia="en-US"/>
      <w14:ligatures w14:val="none"/>
    </w:rPr>
  </w:style>
  <w:style w:type="character" w:styleId="1040">
    <w:name w:val="Unresolved Mention"/>
    <w:basedOn w:val="833"/>
    <w:uiPriority w:val="99"/>
    <w:semiHidden/>
    <w:unhideWhenUsed/>
    <w:pPr>
      <w:pBdr/>
      <w:spacing/>
      <w:ind/>
    </w:pPr>
    <w:rPr>
      <w:color w:val="605e5c"/>
      <w:shd w:val="clear" w:color="auto" w:fill="e1dfdd"/>
    </w:rPr>
  </w:style>
  <w:style w:type="character" w:styleId="1041">
    <w:name w:val="page number"/>
    <w:basedOn w:val="833"/>
    <w:uiPriority w:val="99"/>
    <w:semiHidden/>
    <w:unhideWhenUsed/>
    <w:pPr>
      <w:pBdr/>
      <w:spacing/>
      <w:ind/>
    </w:pPr>
  </w:style>
  <w:style w:type="paragraph" w:styleId="1042">
    <w:name w:val="annotation text"/>
    <w:basedOn w:val="823"/>
    <w:link w:val="1043"/>
    <w:uiPriority w:val="99"/>
    <w:semiHidden/>
    <w:unhideWhenUsed/>
    <w:pPr>
      <w:pBdr/>
      <w:spacing w:after="0" w:line="240" w:lineRule="auto"/>
      <w:ind/>
    </w:pPr>
    <w:rPr>
      <w:rFonts w:eastAsiaTheme="minorHAnsi"/>
      <w:sz w:val="20"/>
      <w:szCs w:val="20"/>
      <w:lang w:eastAsia="en-US"/>
    </w:rPr>
  </w:style>
  <w:style w:type="character" w:styleId="1043" w:customStyle="1">
    <w:name w:val="Commentaire Car"/>
    <w:basedOn w:val="833"/>
    <w:link w:val="1042"/>
    <w:uiPriority w:val="99"/>
    <w:semiHidden/>
    <w:pPr>
      <w:pBdr/>
      <w:spacing/>
      <w:ind/>
    </w:pPr>
    <w:rPr>
      <w:rFonts w:eastAsiaTheme="minorHAnsi"/>
      <w:sz w:val="20"/>
      <w:szCs w:val="20"/>
      <w:lang w:eastAsia="en-US"/>
    </w:rPr>
  </w:style>
  <w:style w:type="character" w:styleId="1044">
    <w:name w:val="annotation reference"/>
    <w:basedOn w:val="833"/>
    <w:uiPriority w:val="99"/>
    <w:semiHidden/>
    <w:unhideWhenUsed/>
    <w:pPr>
      <w:pBdr/>
      <w:spacing/>
      <w:ind/>
    </w:pPr>
    <w:rPr>
      <w:sz w:val="16"/>
      <w:szCs w:val="16"/>
    </w:rPr>
  </w:style>
  <w:style w:type="paragraph" w:styleId="1045">
    <w:name w:val="Revision"/>
    <w:hidden/>
    <w:uiPriority w:val="99"/>
    <w:semiHidden/>
    <w:pPr>
      <w:pBdr/>
      <w:spacing w:after="0" w:line="240" w:lineRule="auto"/>
      <w:ind/>
    </w:pPr>
    <w:rPr>
      <w:rFonts w:eastAsiaTheme="minorHAnsi"/>
      <w:lang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anthologiagraeca.org/" TargetMode="External"/><Relationship Id="rId10" Type="http://schemas.openxmlformats.org/officeDocument/2006/relationships/hyperlink" Target="https://www.darwinproject.ac.uk/" TargetMode="External"/><Relationship Id="rId11" Type="http://schemas.openxmlformats.org/officeDocument/2006/relationships/hyperlink" Target="https://gotthelf-digital.ch/" TargetMode="External"/><Relationship Id="rId12" Type="http://schemas.openxmlformats.org/officeDocument/2006/relationships/hyperlink" Target="https://lesherbiersderousseau.org/" TargetMode="External"/><Relationship Id="rId13" Type="http://schemas.openxmlformats.org/officeDocument/2006/relationships/hyperlink" Target="https://qed.perspectivia.net/soviet-survivors/)" TargetMode="External"/><Relationship Id="rId14" Type="http://schemas.openxmlformats.org/officeDocument/2006/relationships/hyperlink" Target="https://de.dariah.eu/en/tei-tutorial" TargetMode="External"/><Relationship Id="rId15" Type="http://schemas.openxmlformats.org/officeDocument/2006/relationships/hyperlink" Target="https://programminghistorian.org/en/lessons/" TargetMode="External"/><Relationship Id="rId16" Type="http://schemas.openxmlformats.org/officeDocument/2006/relationships/hyperlink" Target="https://agate.academy/" TargetMode="External"/><Relationship Id="rId17" Type="http://schemas.openxmlformats.org/officeDocument/2006/relationships/hyperlink" Target="https://dig-ed-cat.acdh.oeaw.ac.at/" TargetMode="External"/><Relationship Id="rId18" Type="http://schemas.openxmlformats.org/officeDocument/2006/relationships/hyperlink" Target="https://www.infoclio.ch/de/edition-projects" TargetMode="External"/><Relationship Id="rId19" Type="http://schemas.openxmlformats.org/officeDocument/2006/relationships/hyperlink" Target="https://doi.org/10.5281/zenodo.18211572" TargetMode="External"/><Relationship Id="rId20" Type="http://schemas.openxmlformats.org/officeDocument/2006/relationships/hyperlink" Target="https://www.fragmentarytexts.org/about/" TargetMode="External"/><Relationship Id="rId21" Type="http://schemas.openxmlformats.org/officeDocument/2006/relationships/hyperlink" Target="https://edw.uni-wuppertal.de/de/startseite/" TargetMode="External"/><Relationship Id="rId22" Type="http://schemas.openxmlformats.org/officeDocument/2006/relationships/hyperlink" Target="https://www.sagw.ch/sagw/forschungsinfrastrukturen" TargetMode="External"/><Relationship Id="rId23" Type="http://schemas.openxmlformats.org/officeDocument/2006/relationships/hyperlink" Target="https://www.oefg.at/" TargetMode="External"/><Relationship Id="rId24" Type="http://schemas.openxmlformats.org/officeDocument/2006/relationships/hyperlink" Target="https://www.unicaen.fr/puc/sources/prodescartes/" TargetMode="External"/><Relationship Id="rId25" Type="http://schemas.openxmlformats.org/officeDocument/2006/relationships/hyperlink" Target="https://encyclopedie.uchicago.edu/encyclop&#233;die-m&#233;thodique" TargetMode="External"/><Relationship Id="rId26" Type="http://schemas.openxmlformats.org/officeDocument/2006/relationships/hyperlink" Target="http://www.uni-koeln.de/" TargetMode="External"/><Relationship Id="rId27" Type="http://schemas.openxmlformats.org/officeDocument/2006/relationships/hyperlink" Target="https://cahier.hypotheses.org/guides/les-publications-numeriques-de-corpus-dauteurs" TargetMode="External"/><Relationship Id="rId28" Type="http://schemas.openxmlformats.org/officeDocument/2006/relationships/hyperlink" Target="https://doi.org/10.4000/1498y" TargetMode="External"/><Relationship Id="rId29" Type="http://schemas.openxmlformats.org/officeDocument/2006/relationships/hyperlink" Target="https://www.w3.org/WAI/fundamentals/accessibility-usability-inclusio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Giovacchini</dc:creator>
  <cp:keywords/>
  <dc:description/>
  <cp:lastModifiedBy>anne (Guest)</cp:lastModifiedBy>
  <cp:revision>4</cp:revision>
  <dcterms:created xsi:type="dcterms:W3CDTF">2026-05-04T11:16:00Z</dcterms:created>
  <dcterms:modified xsi:type="dcterms:W3CDTF">2026-05-13T13:29:38Z</dcterms:modified>
</cp:coreProperties>
</file>