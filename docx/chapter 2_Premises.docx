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commentsIdsDocument.xml" ContentType="application/vnd.openxmlformats-officedocument.wordprocessingml.commentsIds+xml"/>
  <Override PartName="/word/people.xml" ContentType="application/vnd.openxmlformats-officedocument.wordprocessingml.people+xml"/>
  <Override PartName="/word/commentsIds.xml" ContentType="application/vnd.openxmlformats-officedocument.wordprocessingml.commentsIds+xml"/>
  <Override PartName="/word/commentsDocument.xml" ContentType="application/vnd.openxmlformats-officedocument.wordprocessingml.comments+xml"/>
  <Override PartName="/word/commentsExtended.xml" ContentType="application/vnd.openxmlformats-officedocument.wordprocessingml.commentsExtended+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xml" ContentType="application/vnd.openxmlformats-officedocument.wordprocessingml.comments+xml"/>
  <Override PartName="/word/commentsExtendedDocument.xml" ContentType="application/vnd.openxmlformats-officedocument.wordprocessingml.commentsExtended+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commentsExtensible.xml" ContentType="application/vnd.openxmlformats-officedocument.wordprocessingml.commentsExtensi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48"/>
        <w:pBdr/>
        <w:spacing/>
        <w:ind/>
        <w:rPr>
          <w:rFonts w:asciiTheme="minorHAnsi" w:hAnsiTheme="minorHAnsi" w:cstheme="minorHAnsi"/>
          <w:lang w:val="en-GB"/>
        </w:rPr>
      </w:pPr>
      <w:r>
        <w:rPr>
          <w:rFonts w:asciiTheme="minorHAnsi" w:hAnsiTheme="minorHAnsi" w:cstheme="minorHAnsi"/>
          <w:lang w:val="en-GB"/>
        </w:rPr>
        <w:t xml:space="preserve">Premises: Key Considerations Before Starting Your DSE</w:t>
      </w:r>
      <w:r>
        <w:rPr>
          <w:rFonts w:asciiTheme="minorHAnsi" w:hAnsiTheme="minorHAnsi" w:cstheme="minorHAnsi"/>
          <w:lang w:val="en-GB"/>
        </w:rPr>
      </w:r>
      <w:r>
        <w:rPr>
          <w:rFonts w:asciiTheme="minorHAnsi" w:hAnsiTheme="minorHAnsi" w:cstheme="minorHAnsi"/>
          <w:lang w:val="en-GB"/>
        </w:rPr>
      </w:r>
    </w:p>
    <w:p>
      <w:pPr>
        <w:pBdr/>
        <w:spacing/>
        <w:ind/>
        <w:rPr>
          <w:rFonts w:cstheme="minorHAnsi"/>
          <w:lang w:val="en-GB"/>
        </w:rPr>
      </w:pPr>
      <w:r>
        <w:rPr>
          <w:rFonts w:cstheme="minorHAnsi"/>
          <w:lang w:val="en-GB"/>
        </w:rPr>
        <w:t xml:space="preserve">D02 Basic premises</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To do: </w:t>
      </w:r>
      <w:r>
        <w:rPr>
          <w:rFonts w:cstheme="minorHAnsi"/>
          <w:lang w:val="en-GB"/>
        </w:rPr>
      </w:r>
      <w:r>
        <w:rPr>
          <w:rFonts w:cstheme="minorHAnsi"/>
          <w:lang w:val="en-GB"/>
        </w:rPr>
      </w:r>
    </w:p>
    <w:p>
      <w:pPr>
        <w:pStyle w:val="875"/>
        <w:numPr>
          <w:ilvl w:val="0"/>
          <w:numId w:val="13"/>
        </w:numPr>
        <w:pBdr/>
        <w:spacing/>
        <w:ind/>
        <w:rPr>
          <w:rFonts w:cstheme="minorHAnsi"/>
          <w:lang w:val="en-GB"/>
        </w:rPr>
      </w:pPr>
      <w:r>
        <w:rPr>
          <w:rFonts w:cstheme="minorHAnsi"/>
          <w:lang w:val="en-GB"/>
        </w:rPr>
        <w:t xml:space="preserve">General: Check, if the references to the Appendix are right: Does the appendix ha</w:t>
      </w:r>
      <w:r>
        <w:rPr>
          <w:rFonts w:cstheme="minorHAnsi"/>
          <w:lang w:val="en-GB"/>
        </w:rPr>
        <w:t xml:space="preserve">ve</w:t>
      </w:r>
      <w:r>
        <w:rPr>
          <w:rFonts w:cstheme="minorHAnsi"/>
          <w:lang w:val="en-GB"/>
        </w:rPr>
        <w:t xml:space="preserve"> the promised information?</w:t>
      </w:r>
      <w:r>
        <w:rPr>
          <w:rFonts w:cstheme="minorHAnsi"/>
          <w:lang w:val="en-GB"/>
        </w:rPr>
      </w:r>
      <w:r>
        <w:rPr>
          <w:rFonts w:cstheme="minorHAnsi"/>
          <w:lang w:val="en-GB"/>
        </w:rPr>
      </w:r>
    </w:p>
    <w:p>
      <w:pPr>
        <w:pStyle w:val="875"/>
        <w:numPr>
          <w:ilvl w:val="0"/>
          <w:numId w:val="12"/>
        </w:numPr>
        <w:pBdr/>
        <w:spacing/>
        <w:ind/>
        <w:rPr>
          <w:rFonts w:cstheme="minorHAnsi"/>
          <w:highlight w:val="yellow"/>
          <w:lang w:val="en-US"/>
        </w:rPr>
      </w:pPr>
      <w:r>
        <w:rPr>
          <w:rFonts w:cstheme="minorHAnsi"/>
          <w:highlight w:val="yellow"/>
          <w:lang w:val="en-GB"/>
        </w:rPr>
        <w:t xml:space="preserve">1.2.2 Institutions: give details on national support institutions other than Germany</w:t>
      </w:r>
      <w:r>
        <w:rPr>
          <w:rFonts w:cstheme="minorHAnsi"/>
          <w:lang w:val="en-GB"/>
        </w:rPr>
        <w:t xml:space="preserve"> == this comes up at several places!</w:t>
      </w:r>
      <w:r>
        <w:rPr>
          <w:rFonts w:cstheme="minorHAnsi"/>
          <w:lang w:val="en-US"/>
        </w:rPr>
        <w:t xml:space="preserve"> If so: what countries/cultural-linguistic regions do we want to represent?</w:t>
      </w:r>
      <w:r>
        <w:rPr>
          <w:rFonts w:cstheme="minorHAnsi"/>
          <w:lang w:val="en-US"/>
        </w:rPr>
        <w:t xml:space="preserve"> In the group represented: France, Italy, Switzerland</w:t>
      </w:r>
      <w:r>
        <w:rPr>
          <w:rFonts w:cstheme="minorHAnsi"/>
          <w:highlight w:val="yellow"/>
          <w:lang w:val="en-US"/>
        </w:rPr>
      </w:r>
      <w:r>
        <w:rPr>
          <w:rFonts w:cstheme="minorHAnsi"/>
          <w:highlight w:val="yellow"/>
          <w:lang w:val="en-US"/>
        </w:rPr>
      </w:r>
    </w:p>
    <w:p>
      <w:pPr>
        <w:pStyle w:val="875"/>
        <w:numPr>
          <w:ilvl w:val="0"/>
          <w:numId w:val="12"/>
        </w:numPr>
        <w:pBdr/>
        <w:spacing/>
        <w:ind/>
        <w:rPr>
          <w:rFonts w:cstheme="minorHAnsi"/>
          <w:lang w:val="en-GB"/>
        </w:rPr>
      </w:pPr>
      <w:r>
        <w:rPr>
          <w:rFonts w:cstheme="minorHAnsi"/>
          <w:lang w:val="en-GB"/>
        </w:rPr>
        <w:t xml:space="preserve">1.3.2 Link to DMP-section is still missing</w:t>
      </w:r>
      <w:r>
        <w:rPr>
          <w:rFonts w:cstheme="minorHAnsi"/>
          <w:lang w:val="en-GB"/>
        </w:rPr>
      </w:r>
      <w:r>
        <w:rPr>
          <w:rFonts w:cstheme="minorHAnsi"/>
          <w:lang w:val="en-GB"/>
        </w:rPr>
      </w:r>
    </w:p>
    <w:p>
      <w:pPr>
        <w:pStyle w:val="875"/>
        <w:numPr>
          <w:ilvl w:val="0"/>
          <w:numId w:val="12"/>
        </w:numPr>
        <w:pBdr/>
        <w:spacing/>
        <w:ind/>
        <w:rPr>
          <w:rFonts w:cstheme="minorHAnsi"/>
          <w:lang w:val="en-GB"/>
        </w:rPr>
      </w:pPr>
      <w:r>
        <w:rPr>
          <w:rFonts w:cstheme="minorHAnsi"/>
          <w:lang w:val="en-GB"/>
        </w:rPr>
        <w:t xml:space="preserve">Mareike: I proofread the chapter, harmonised, and corrected the English; I also added some comments. There still needs some work to be done on the bibliography. The linking to sources is not consistent.</w:t>
      </w:r>
      <w:r>
        <w:rPr>
          <w:rFonts w:cstheme="minorHAnsi"/>
          <w:lang w:val="en-GB"/>
        </w:rPr>
      </w:r>
      <w:r>
        <w:rPr>
          <w:rFonts w:cstheme="minorHAnsi"/>
          <w:lang w:val="en-GB"/>
        </w:rPr>
      </w:r>
    </w:p>
    <w:p>
      <w:pPr>
        <w:pStyle w:val="875"/>
        <w:numPr>
          <w:ilvl w:val="0"/>
          <w:numId w:val="12"/>
        </w:numPr>
        <w:pBdr/>
        <w:spacing/>
        <w:ind/>
        <w:rPr>
          <w:rFonts w:cstheme="minorHAnsi"/>
          <w:lang w:val="en-GB"/>
        </w:rPr>
      </w:pPr>
      <w:r>
        <w:rPr>
          <w:rFonts w:cstheme="minorHAnsi"/>
          <w:lang w:val="en-GB"/>
        </w:rPr>
        <w:t xml:space="preserve">== this chapter is clearly for those who want to create a DSE, not for students; I do not think it matters, but maybe we can add a remark somewhere.</w:t>
      </w:r>
      <w:r>
        <w:rPr>
          <w:rFonts w:cstheme="minorHAnsi"/>
          <w:lang w:val="en-GB"/>
        </w:rPr>
      </w:r>
      <w:r>
        <w:rPr>
          <w:rFonts w:cstheme="minorHAnsi"/>
          <w:lang w:val="en-GB"/>
        </w:rPr>
      </w:r>
    </w:p>
    <w:p>
      <w:pPr>
        <w:pStyle w:val="875"/>
        <w:numPr>
          <w:ilvl w:val="0"/>
          <w:numId w:val="12"/>
        </w:numPr>
        <w:pBdr/>
        <w:spacing/>
        <w:ind/>
        <w:rPr>
          <w:rFonts w:cstheme="minorHAnsi"/>
          <w:lang w:val="en-GB"/>
        </w:rPr>
      </w:pPr>
      <w:r>
        <w:rPr>
          <w:rFonts w:cstheme="minorHAnsi"/>
          <w:lang w:val="en-GB"/>
        </w:rPr>
        <w:t xml:space="preserve">I suggest adding a box at the end with “cited editions” (and do that throughout the book).</w:t>
      </w:r>
      <w:r>
        <w:rPr>
          <w:rFonts w:cstheme="minorHAnsi"/>
          <w:lang w:val="en-GB"/>
        </w:rPr>
      </w:r>
      <w:r>
        <w:rPr>
          <w:rFonts w:cstheme="minorHAnsi"/>
          <w:lang w:val="en-GB"/>
        </w:rPr>
      </w:r>
    </w:p>
    <w:p>
      <w:pPr>
        <w:pStyle w:val="875"/>
        <w:numPr>
          <w:ilvl w:val="0"/>
          <w:numId w:val="12"/>
        </w:numPr>
        <w:pBdr/>
        <w:spacing/>
        <w:ind/>
        <w:rPr>
          <w:rFonts w:cstheme="minorHAnsi"/>
          <w:lang w:val="en-GB"/>
        </w:rPr>
      </w:pPr>
      <w:r/>
      <w:commentRangeStart w:id="0"/>
      <w:r/>
      <w:commentRangeEnd w:id="0"/>
      <w:r>
        <w:commentReference w:id="0"/>
      </w:r>
      <w:r>
        <w:rPr>
          <w:rFonts w:cstheme="minorHAnsi"/>
          <w:lang w:val="en-GB"/>
        </w:rPr>
      </w:r>
      <w:r>
        <w:rPr>
          <w:rFonts w:cstheme="minorHAnsi"/>
          <w:lang w:val="en-GB"/>
        </w:rPr>
      </w:r>
    </w:p>
    <w:p>
      <w:pPr>
        <w:pStyle w:val="876"/>
        <w:pBdr/>
        <w:spacing/>
        <w:ind/>
        <w:rPr>
          <w:rFonts w:cstheme="minorHAnsi"/>
          <w:lang w:val="en-GB"/>
        </w:rPr>
      </w:pPr>
      <w:r>
        <w:rPr>
          <w:rFonts w:cstheme="minorHAnsi"/>
          <w:lang w:val="en-GB"/>
        </w:rPr>
      </w:r>
      <w:r>
        <w:rPr>
          <w:rFonts w:cstheme="minorHAnsi"/>
          <w:lang w:val="en-GB"/>
        </w:rPr>
      </w:r>
      <w:r>
        <w:rPr>
          <w:rFonts w:cstheme="minorHAnsi"/>
          <w:lang w:val="en-GB"/>
        </w:rPr>
      </w:r>
    </w:p>
    <w:p>
      <w:pPr>
        <w:pStyle w:val="876"/>
        <w:pBdr/>
        <w:spacing/>
        <w:ind/>
        <w:rPr>
          <w:rFonts w:cstheme="minorHAnsi"/>
          <w:lang w:val="en-GB"/>
        </w:rPr>
      </w:pPr>
      <w:r>
        <w:rPr>
          <w:rFonts w:cstheme="minorHAnsi"/>
          <w:lang w:val="en-GB"/>
        </w:rPr>
      </w:r>
      <w:r>
        <w:rPr>
          <w:rFonts w:cstheme="minorHAnsi"/>
          <w:lang w:val="en-GB"/>
        </w:rPr>
      </w:r>
      <w:r>
        <w:rPr>
          <w:rFonts w:cstheme="minorHAnsi"/>
          <w:lang w:val="en-GB"/>
        </w:rPr>
      </w:r>
    </w:p>
    <w:p>
      <w:pPr>
        <w:pStyle w:val="876"/>
        <w:pBdr/>
        <w:spacing/>
        <w:ind/>
        <w:rPr>
          <w:rFonts w:cstheme="minorHAnsi"/>
        </w:rPr>
      </w:pPr>
      <w:r>
        <w:rPr>
          <w:rFonts w:cstheme="minorHAnsi"/>
          <w:lang w:val="en-GB"/>
        </w:rPr>
        <w:t xml:space="preserve">This chapter introduces the basic concepts required to understand or embark on a digital scholarly edition. It explains the main principles of DSEs: a </w:t>
      </w:r>
      <w:commentRangeStart w:id="1"/>
      <w:r/>
      <w:commentRangeStart w:id="2"/>
      <w:r>
        <w:rPr>
          <w:rFonts w:cstheme="minorHAnsi"/>
          <w:lang w:val="en-GB"/>
        </w:rPr>
        <w:t xml:space="preserve">(collaborative) endeavour</w:t>
      </w:r>
      <w:commentRangeEnd w:id="2"/>
      <w:r>
        <w:commentReference w:id="2"/>
      </w:r>
      <w:r>
        <w:rPr>
          <w:rStyle w:val="880"/>
          <w:rFonts w:cstheme="minorHAnsi"/>
          <w:sz w:val="22"/>
          <w:szCs w:val="22"/>
          <w:lang w:val="en-GB"/>
        </w:rPr>
      </w:r>
      <w:commentRangeEnd w:id="1"/>
      <w:r>
        <w:commentReference w:id="1"/>
      </w:r>
      <w:r>
        <w:rPr>
          <w:rFonts w:cstheme="minorHAnsi"/>
          <w:lang w:val="en-GB"/>
        </w:rPr>
        <w:t xml:space="preserve"> that require</w:t>
      </w:r>
      <w:r>
        <w:rPr>
          <w:rFonts w:cstheme="minorHAnsi"/>
          <w:lang w:val="en-GB"/>
        </w:rPr>
        <w:t xml:space="preserve">s a combination of areas of expertise aiming to address a range of scholarly, technical, legal and ethical issues. The FAIR principles – Findability, Accessibility, Interoperability, and Reusability – are crucial for the long-term usability of any edition.</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ind/>
        <w:rPr>
          <w:rFonts w:cstheme="minorHAnsi"/>
          <w:b/>
          <w:bCs/>
          <w:lang w:val="en-GB"/>
        </w:rPr>
      </w:pPr>
      <w:r>
        <w:rPr>
          <w:rFonts w:cstheme="minorHAnsi"/>
          <w:b/>
          <w:bCs/>
          <w:lang w:val="en-GB"/>
        </w:rPr>
      </w:r>
      <w:r>
        <w:rPr>
          <w:rFonts w:cstheme="minorHAnsi"/>
          <w:b/>
          <w:bCs/>
          <w:lang w:val="en-GB"/>
        </w:rPr>
      </w:r>
      <w:r>
        <w:rPr>
          <w:rFonts w:cstheme="minorHAnsi"/>
          <w:b/>
          <w:bCs/>
          <w:lang w:val="en-GB"/>
        </w:rPr>
      </w:r>
    </w:p>
    <w:p>
      <w:pPr>
        <w:pBdr>
          <w:top w:val="none" w:color="000000" w:sz="4" w:space="0"/>
          <w:left w:val="none" w:color="000000" w:sz="4" w:space="0"/>
          <w:bottom w:val="none" w:color="000000" w:sz="4" w:space="0"/>
          <w:right w:val="none" w:color="000000" w:sz="4" w:space="0"/>
        </w:pBdr>
        <w:spacing w:line="253" w:lineRule="atLeast"/>
        <w:ind w:right="720"/>
        <w:rPr>
          <w:rFonts w:cstheme="minorHAnsi"/>
          <w:lang w:val="en-GB"/>
        </w:rPr>
      </w:pPr>
      <w:r>
        <w:rPr>
          <w:rFonts w:eastAsia="Arial" w:cstheme="minorHAnsi"/>
          <w:b/>
          <w:color w:val="0e41e8"/>
          <w:lang w:val="en-GB"/>
        </w:rPr>
        <w:t xml:space="preserve">Keywords</w:t>
      </w:r>
      <w:r>
        <w:rPr>
          <w:rFonts w:cstheme="minorHAnsi"/>
          <w:lang w:val="en-GB"/>
        </w:rPr>
      </w:r>
      <w:r>
        <w:rPr>
          <w:rFonts w:cstheme="minorHAnsi"/>
          <w:lang w:val="en-GB"/>
        </w:rPr>
      </w:r>
    </w:p>
    <w:p>
      <w:pPr>
        <w:pStyle w:val="877"/>
        <w:pBdr/>
        <w:spacing/>
        <w:ind/>
        <w:rPr>
          <w:rFonts w:cstheme="minorHAnsi"/>
          <w:bCs w:val="0"/>
          <w:lang w:val="en-GB"/>
        </w:rPr>
      </w:pPr>
      <w:r>
        <w:rPr>
          <w:rFonts w:cstheme="minorHAnsi"/>
          <w:lang w:val="en-GB"/>
        </w:rPr>
        <w:t xml:space="preserve">Keyword 1: Project design</w:t>
      </w:r>
      <w:r>
        <w:rPr>
          <w:rFonts w:cstheme="minorHAnsi"/>
          <w:bCs w:val="0"/>
          <w:lang w:val="en-GB"/>
        </w:rPr>
      </w:r>
      <w:r>
        <w:rPr>
          <w:rFonts w:cstheme="minorHAnsi"/>
          <w:bCs w:val="0"/>
          <w:lang w:val="en-GB"/>
        </w:rPr>
      </w:r>
    </w:p>
    <w:p>
      <w:pPr>
        <w:pStyle w:val="877"/>
        <w:pBdr/>
        <w:spacing/>
        <w:ind/>
        <w:rPr>
          <w:rFonts w:cstheme="minorHAnsi"/>
          <w:i/>
          <w:lang w:val="en-GB"/>
        </w:rPr>
      </w:pPr>
      <w:r>
        <w:rPr>
          <w:rFonts w:cstheme="minorHAnsi"/>
          <w:lang w:val="en-GB"/>
        </w:rPr>
        <w:t xml:space="preserve">Keyword2: </w:t>
      </w:r>
      <w:commentRangeStart w:id="3"/>
      <w:r>
        <w:rPr>
          <w:rFonts w:cstheme="minorHAnsi"/>
          <w:lang w:val="en-GB"/>
        </w:rPr>
        <w:t xml:space="preserve">Collaboration</w:t>
      </w:r>
      <w:commentRangeEnd w:id="3"/>
      <w:r>
        <w:commentReference w:id="3"/>
      </w:r>
      <w:r>
        <w:rPr>
          <w:rFonts w:cstheme="minorHAnsi"/>
          <w:i/>
          <w:lang w:val="en-GB"/>
        </w:rPr>
      </w:r>
      <w:r>
        <w:rPr>
          <w:rFonts w:cstheme="minorHAnsi"/>
          <w:i/>
          <w:lang w:val="en-GB"/>
        </w:rPr>
      </w:r>
    </w:p>
    <w:p>
      <w:pPr>
        <w:pStyle w:val="877"/>
        <w:pBdr/>
        <w:spacing/>
        <w:ind/>
        <w:rPr>
          <w:rFonts w:cstheme="minorHAnsi"/>
          <w:lang w:val="en-GB"/>
        </w:rPr>
      </w:pPr>
      <w:r>
        <w:rPr>
          <w:rFonts w:cstheme="minorHAnsi"/>
          <w:lang w:val="en-GB"/>
        </w:rPr>
        <w:t xml:space="preserve">Keyword3: Source selection</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Keyword4: Data management plan</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Keyword5: Research ethics</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69"/>
        <w:tblW w:w="0" w:type="auto"/>
        <w:tblBorders/>
        <w:tblLook w:val="04A0" w:firstRow="1" w:lastRow="0" w:firstColumn="1" w:lastColumn="0" w:noHBand="0" w:noVBand="1"/>
      </w:tblPr>
      <w:tblGrid>
        <w:gridCol w:w="9012"/>
      </w:tblGrid>
      <w:tr>
        <w:trPr/>
        <w:tc>
          <w:tcPr>
            <w:tcBorders>
              <w:top w:val="single" w:color="bf4e14" w:themeColor="accent2" w:themeShade="BF" w:sz="24" w:space="0"/>
              <w:left w:val="single" w:color="bf4e14" w:themeColor="accent2" w:themeShade="BF" w:sz="24" w:space="0"/>
              <w:bottom w:val="single" w:color="bf4e14" w:themeColor="accent2" w:themeShade="BF" w:sz="24" w:space="0"/>
              <w:right w:val="single" w:color="bf4e14" w:themeColor="accent2" w:themeShade="BF" w:sz="24" w:space="0"/>
            </w:tcBorders>
            <w:tcW w:w="9360" w:type="dxa"/>
            <w:textDirection w:val="lrTb"/>
            <w:noWrap w:val="false"/>
          </w:tcPr>
          <w:p>
            <w:pPr>
              <w:pBdr/>
              <w:spacing/>
              <w:ind/>
              <w:rPr>
                <w:rFonts w:cstheme="minorHAnsi"/>
                <w:b/>
                <w:bCs/>
                <w:color w:val="bf4e14" w:themeColor="accent2" w:themeShade="BF"/>
                <w:sz w:val="28"/>
                <w:szCs w:val="28"/>
                <w:lang w:val="en-GB"/>
              </w:rPr>
            </w:pPr>
            <w:r>
              <w:rPr>
                <w:rFonts w:ascii="Apple Color Emoji" w:hAnsi="Apple Color Emoji" w:cs="Apple Color Emoji"/>
                <w:b/>
                <w:bCs/>
                <w:color w:val="bf4e14" w:themeColor="accent2" w:themeShade="BF"/>
                <w:sz w:val="28"/>
                <w:szCs w:val="28"/>
                <w:lang w:val="en-GB"/>
              </w:rPr>
              <w:t xml:space="preserve">⚙️</w:t>
            </w:r>
            <w:r>
              <w:rPr>
                <w:rFonts w:cstheme="minorHAnsi"/>
                <w:b/>
                <w:bCs/>
                <w:color w:val="bf4e14" w:themeColor="accent2" w:themeShade="BF"/>
                <w:sz w:val="28"/>
                <w:szCs w:val="28"/>
                <w:lang w:val="en-GB"/>
              </w:rPr>
              <w:t xml:space="preserve"> Technologies</w:t>
            </w:r>
            <w:r>
              <w:rPr>
                <w:rFonts w:cstheme="minorHAnsi"/>
                <w:b/>
                <w:bCs/>
                <w:color w:val="bf4e14" w:themeColor="accent2" w:themeShade="BF"/>
                <w:sz w:val="28"/>
                <w:szCs w:val="28"/>
                <w:lang w:val="en-GB"/>
              </w:rPr>
            </w:r>
            <w:r>
              <w:rPr>
                <w:rFonts w:cstheme="minorHAnsi"/>
                <w:b/>
                <w:bCs/>
                <w:color w:val="bf4e14" w:themeColor="accent2" w:themeShade="BF"/>
                <w:sz w:val="28"/>
                <w:szCs w:val="28"/>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75"/>
              <w:numPr>
                <w:ilvl w:val="0"/>
                <w:numId w:val="3"/>
              </w:numPr>
              <w:pBdr/>
              <w:spacing w:after="0" w:line="240" w:lineRule="auto"/>
              <w:ind/>
              <w:rPr>
                <w:rFonts w:cstheme="minorHAnsi"/>
                <w:lang w:val="en-GB"/>
              </w:rPr>
            </w:pPr>
            <w:r>
              <w:rPr>
                <w:rFonts w:cstheme="minorHAnsi"/>
                <w:lang w:val="en-GB"/>
              </w:rPr>
              <w:t xml:space="preserve">Project management tools: boards, shared calendars, GANTT</w:t>
            </w:r>
            <w:r>
              <w:rPr>
                <w:rFonts w:cstheme="minorHAnsi"/>
                <w:lang w:val="en-GB"/>
              </w:rPr>
            </w:r>
            <w:r>
              <w:rPr>
                <w:rFonts w:cstheme="minorHAnsi"/>
                <w:lang w:val="en-GB"/>
              </w:rPr>
            </w:r>
          </w:p>
          <w:p>
            <w:pPr>
              <w:pStyle w:val="875"/>
              <w:numPr>
                <w:ilvl w:val="0"/>
                <w:numId w:val="3"/>
              </w:numPr>
              <w:pBdr/>
              <w:spacing w:after="0" w:line="240" w:lineRule="auto"/>
              <w:ind/>
              <w:rPr>
                <w:rFonts w:cstheme="minorHAnsi"/>
                <w:lang w:val="en-GB"/>
              </w:rPr>
            </w:pPr>
            <w:r>
              <w:rPr>
                <w:rFonts w:cstheme="minorHAnsi"/>
                <w:lang w:val="en-GB"/>
              </w:rPr>
            </w:r>
            <w:commentRangeStart w:id="4"/>
            <w:r>
              <w:rPr>
                <w:rFonts w:cstheme="minorHAnsi"/>
                <w:lang w:val="en-GB"/>
              </w:rPr>
              <w:t xml:space="preserve">Data Management Plan </w:t>
            </w:r>
            <w:r>
              <w:rPr>
                <w:rFonts w:cstheme="minorHAnsi"/>
                <w:lang w:val="en-GB"/>
              </w:rPr>
              <w:t xml:space="preserve">tool </w:t>
            </w:r>
            <w:r>
              <w:rPr>
                <w:rFonts w:cstheme="minorHAnsi"/>
                <w:lang w:val="en-GB"/>
              </w:rPr>
              <w:t xml:space="preserve">(DMP)</w:t>
            </w:r>
            <w:r>
              <w:rPr>
                <w:rFonts w:cstheme="minorHAnsi"/>
                <w:lang w:val="en-GB"/>
              </w:rPr>
              <w:t xml:space="preserve">, e.g. RDMO</w:t>
            </w:r>
            <w:r>
              <w:rPr>
                <w:rFonts w:cstheme="minorHAnsi"/>
                <w:lang w:val="en-GB"/>
              </w:rPr>
            </w:r>
            <w:commentRangeEnd w:id="4"/>
            <w:r>
              <w:commentReference w:id="4"/>
            </w:r>
            <w:r>
              <w:rPr>
                <w:rFonts w:cstheme="minorHAnsi"/>
                <w:lang w:val="en-GB"/>
              </w:rPr>
            </w:r>
            <w:r>
              <w:rPr>
                <w:rFonts w:cstheme="minorHAnsi"/>
                <w:lang w:val="en-GB"/>
              </w:rPr>
            </w:r>
          </w:p>
          <w:p>
            <w:pPr>
              <w:pStyle w:val="875"/>
              <w:numPr>
                <w:ilvl w:val="0"/>
                <w:numId w:val="3"/>
              </w:numPr>
              <w:pBdr/>
              <w:spacing w:after="0" w:line="240" w:lineRule="auto"/>
              <w:ind/>
              <w:rPr>
                <w:rFonts w:cstheme="minorHAnsi"/>
                <w:lang w:val="en-GB"/>
              </w:rPr>
            </w:pPr>
            <w:r>
              <w:rPr>
                <w:rFonts w:cstheme="minorHAnsi"/>
                <w:lang w:val="en-GB"/>
              </w:rPr>
              <w:t xml:space="preserve">Zotero (state of the art-software for bibliography)</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69"/>
        <w:tblW w:w="0" w:type="auto"/>
        <w:tblBorders/>
        <w:tblLook w:val="04A0" w:firstRow="1" w:lastRow="0" w:firstColumn="1" w:lastColumn="0" w:noHBand="0" w:noVBand="1"/>
      </w:tblPr>
      <w:tblGrid>
        <w:gridCol w:w="9012"/>
      </w:tblGrid>
      <w:tr>
        <w:trPr/>
        <w:tc>
          <w:tcPr>
            <w:tcBorders>
              <w:top w:val="single" w:color="3a7c22" w:themeColor="accent6" w:themeShade="BF" w:sz="24" w:space="0"/>
              <w:left w:val="single" w:color="3a7c22" w:themeColor="accent6" w:themeShade="BF" w:sz="24" w:space="0"/>
              <w:bottom w:val="single" w:color="3a7c22" w:themeColor="accent6" w:themeShade="BF" w:sz="24" w:space="0"/>
              <w:right w:val="single" w:color="3a7c22" w:themeColor="accent6" w:themeShade="BF" w:sz="24" w:space="0"/>
            </w:tcBorders>
            <w:tcW w:w="9360" w:type="dxa"/>
            <w:textDirection w:val="lrTb"/>
            <w:noWrap w:val="false"/>
          </w:tcPr>
          <w:p>
            <w:pPr>
              <w:pBdr/>
              <w:shd w:val="clear" w:color="ffffff" w:themeColor="background1" w:fill="ffffff" w:themeFill="background1"/>
              <w:spacing/>
              <w:ind/>
              <w:rPr>
                <w:rFonts w:cstheme="minorHAnsi"/>
                <w:b/>
                <w:bCs/>
                <w:color w:val="3a7c22" w:themeColor="accent6" w:themeShade="BF"/>
                <w:sz w:val="28"/>
                <w:szCs w:val="28"/>
                <w:lang w:val="en-GB"/>
              </w:rPr>
            </w:pPr>
            <w:r>
              <w:rPr>
                <w:rFonts w:ascii="Apple Color Emoji" w:hAnsi="Apple Color Emoji" w:cs="Apple Color Emoji"/>
                <w:b/>
                <w:bCs/>
                <w:color w:val="3a7c22" w:themeColor="accent6" w:themeShade="BF"/>
                <w:sz w:val="28"/>
                <w:szCs w:val="28"/>
                <w:lang w:val="en-GB"/>
              </w:rPr>
              <w:t xml:space="preserve">🏛️</w:t>
            </w:r>
            <w:r>
              <w:rPr>
                <w:rFonts w:cstheme="minorHAnsi"/>
                <w:b/>
                <w:bCs/>
                <w:color w:val="3a7c22" w:themeColor="accent6" w:themeShade="BF"/>
                <w:sz w:val="28"/>
                <w:szCs w:val="28"/>
                <w:lang w:val="en-GB"/>
              </w:rPr>
              <w:t xml:space="preserve"> Support from 3rd parties (infrastructure)</w:t>
            </w:r>
            <w:r>
              <w:rPr>
                <w:rFonts w:cstheme="minorHAnsi"/>
                <w:b/>
                <w:bCs/>
                <w:color w:val="3a7c22" w:themeColor="accent6" w:themeShade="BF"/>
                <w:sz w:val="28"/>
                <w:szCs w:val="28"/>
                <w:lang w:val="en-GB"/>
              </w:rPr>
            </w:r>
            <w:r>
              <w:rPr>
                <w:rFonts w:cstheme="minorHAnsi"/>
                <w:b/>
                <w:bCs/>
                <w:color w:val="3a7c22" w:themeColor="accent6" w:themeShade="BF"/>
                <w:sz w:val="28"/>
                <w:szCs w:val="28"/>
                <w:lang w:val="en-GB"/>
              </w:rPr>
            </w:r>
          </w:p>
          <w:p>
            <w:pPr>
              <w:pBdr/>
              <w:shd w:val="clear" w:color="ffffff" w:themeColor="background1" w:fill="ffffff" w:themeFill="background1"/>
              <w:spacing/>
              <w:ind/>
              <w:rPr>
                <w:rFonts w:cstheme="minorHAnsi"/>
                <w:lang w:val="en-GB"/>
              </w:rPr>
            </w:pPr>
            <w:r>
              <w:rPr>
                <w:rFonts w:cstheme="minorHAnsi"/>
                <w:lang w:val="en-GB"/>
              </w:rPr>
            </w:r>
            <w:r>
              <w:rPr>
                <w:rFonts w:cstheme="minorHAnsi"/>
                <w:lang w:val="en-GB"/>
              </w:rPr>
            </w:r>
            <w:r>
              <w:rPr>
                <w:rFonts w:cstheme="minorHAnsi"/>
                <w:lang w:val="en-GB"/>
              </w:rPr>
            </w:r>
          </w:p>
          <w:p>
            <w:pPr>
              <w:pStyle w:val="875"/>
              <w:numPr>
                <w:ilvl w:val="0"/>
                <w:numId w:val="4"/>
              </w:numPr>
              <w:pBdr/>
              <w:shd w:val="clear" w:color="ffffff" w:themeColor="background1" w:fill="ffffff" w:themeFill="background1"/>
              <w:spacing w:after="0" w:line="240" w:lineRule="auto"/>
              <w:ind/>
              <w:rPr>
                <w:rFonts w:cstheme="minorHAnsi"/>
                <w:lang w:val="en-GB"/>
              </w:rPr>
            </w:pPr>
            <w:r>
              <w:rPr>
                <w:rFonts w:cstheme="minorHAnsi"/>
                <w:lang w:val="en-GB"/>
              </w:rPr>
              <w:t xml:space="preserve">Helpesks in research infrastructure consortia on national or European level with focus on DSE (e.g. </w:t>
            </w:r>
            <w:r>
              <w:fldChar w:fldCharType="begin"/>
            </w:r>
            <w:r>
              <w:rPr>
                <w:lang w:val="en-US"/>
              </w:rPr>
              <w:instrText xml:space="preserve">HYPERLINK "https://text-plus.org/en/daten-dienste/consulting/" \o "https://text-plus.org/en/daten-dienste/consulting/"</w:instrText>
            </w:r>
            <w:r>
              <w:fldChar w:fldCharType="separate"/>
            </w:r>
            <w:r>
              <w:rPr>
                <w:rStyle w:val="874"/>
                <w:rFonts w:ascii="Arial" w:hAnsi="Arial" w:eastAsia="Arial" w:cs="Arial"/>
                <w:color w:val="0563c1"/>
                <w:u w:val="none"/>
                <w:lang w:val="en-US"/>
              </w:rPr>
              <w:t xml:space="preserve">Text+ Consulting</w:t>
            </w:r>
            <w:r>
              <w:fldChar w:fldCharType="end"/>
              <w:t xml:space="preserve"> </w:t>
            </w:r>
            <w:r>
              <w:rPr>
                <w:rFonts w:cstheme="minorHAnsi"/>
                <w:lang w:val="en-GB"/>
              </w:rPr>
              <w:t xml:space="preserve">IT support)</w:t>
            </w:r>
            <w:r>
              <w:rPr>
                <w:rFonts w:cstheme="minorHAnsi"/>
                <w:lang w:val="en-GB"/>
              </w:rPr>
            </w:r>
            <w:r>
              <w:rPr>
                <w:rFonts w:cstheme="minorHAnsi"/>
                <w:lang w:val="en-GB"/>
              </w:rPr>
            </w:r>
          </w:p>
          <w:p>
            <w:pPr>
              <w:pStyle w:val="875"/>
              <w:numPr>
                <w:ilvl w:val="0"/>
                <w:numId w:val="4"/>
              </w:numPr>
              <w:pBdr/>
              <w:shd w:val="clear" w:color="ffffff" w:themeColor="background1" w:fill="ffffff" w:themeFill="background1"/>
              <w:spacing w:after="0" w:line="240" w:lineRule="auto"/>
              <w:ind/>
              <w:rPr>
                <w:rFonts w:cstheme="minorHAnsi"/>
                <w:lang w:val="en-GB"/>
              </w:rPr>
            </w:pPr>
            <w:r/>
            <w:commentRangeStart w:id="5"/>
            <w:r/>
            <w:commentRangeStart w:id="6"/>
            <w:r>
              <w:rPr>
                <w:rFonts w:cstheme="minorHAnsi"/>
                <w:lang w:val="en-GB"/>
              </w:rPr>
              <w:t xml:space="preserve">Digital </w:t>
            </w:r>
            <w:r>
              <w:rPr>
                <w:rFonts w:cstheme="minorHAnsi"/>
                <w:lang w:val="en-GB"/>
              </w:rPr>
              <w:t xml:space="preserve">Humanities </w:t>
            </w:r>
            <w:r>
              <w:rPr>
                <w:rFonts w:cstheme="minorHAnsi"/>
                <w:lang w:val="en-GB"/>
              </w:rPr>
              <w:t xml:space="preserve">community</w:t>
            </w:r>
            <w:r>
              <w:rPr>
                <w:rFonts w:cstheme="minorHAnsi"/>
                <w:lang w:val="en-GB"/>
              </w:rPr>
              <w:t xml:space="preserve"> via ADHO</w:t>
            </w:r>
            <w:commentRangeEnd w:id="6"/>
            <w:r>
              <w:commentReference w:id="6"/>
            </w:r>
            <w:r>
              <w:rPr>
                <w:rStyle w:val="880"/>
                <w:rFonts w:cstheme="minorHAnsi"/>
                <w:sz w:val="22"/>
                <w:szCs w:val="22"/>
                <w:lang w:val="en-GB"/>
              </w:rPr>
            </w:r>
            <w:commentRangeEnd w:id="5"/>
            <w:r>
              <w:commentReference w:id="5"/>
            </w:r>
            <w:r>
              <w:rPr>
                <w:rFonts w:cstheme="minorHAnsi"/>
                <w:lang w:val="en-GB"/>
              </w:rPr>
              <w:t xml:space="preserve">, EADH or via scholarly associations on the national level</w:t>
            </w:r>
            <w:r>
              <w:rPr>
                <w:rFonts w:cstheme="minorHAnsi"/>
                <w:lang w:val="en-GB"/>
              </w:rPr>
            </w:r>
            <w:r>
              <w:rPr>
                <w:rFonts w:cstheme="minorHAnsi"/>
                <w:lang w:val="en-GB"/>
              </w:rPr>
            </w:r>
          </w:p>
          <w:p>
            <w:pPr>
              <w:pStyle w:val="875"/>
              <w:numPr>
                <w:ilvl w:val="0"/>
                <w:numId w:val="4"/>
              </w:numPr>
              <w:pBdr/>
              <w:shd w:val="clear" w:color="ffffff" w:themeColor="background1" w:fill="ffffff" w:themeFill="background1"/>
              <w:spacing w:after="0" w:line="240" w:lineRule="auto"/>
              <w:ind/>
              <w:rPr>
                <w:rFonts w:cstheme="minorHAnsi"/>
                <w:lang w:val="en-GB"/>
              </w:rPr>
            </w:pPr>
            <w:r>
              <w:rPr>
                <w:rFonts w:cstheme="minorHAnsi"/>
                <w:lang w:val="en-GB"/>
              </w:rPr>
              <w:t xml:space="preserve">Templates, examples and repositories for Data Management Plans (</w:t>
            </w:r>
            <w:commentRangeStart w:id="7"/>
            <w:commentRangeStart w:id="8"/>
            <w:r/>
            <w:commentRangeStart w:id="9"/>
            <w:r>
              <w:rPr>
                <w:rFonts w:cstheme="minorHAnsi"/>
                <w:lang w:val="en-GB"/>
              </w:rPr>
              <w:t xml:space="preserve">OPIDOR, RDMO</w:t>
            </w:r>
            <w:commentRangeEnd w:id="9"/>
            <w:r>
              <w:commentReference w:id="9"/>
            </w:r>
            <w:r>
              <w:rPr>
                <w:rStyle w:val="880"/>
                <w:rFonts w:cstheme="minorHAnsi"/>
                <w:sz w:val="22"/>
                <w:szCs w:val="22"/>
                <w:lang w:val="en-GB"/>
              </w:rPr>
            </w:r>
            <w:commentRangeEnd w:id="7"/>
            <w:commentRangeEnd w:id="8"/>
            <w:r>
              <w:commentReference w:id="7"/>
              <w:commentReference w:id="8"/>
            </w:r>
            <w:r>
              <w:rPr>
                <w:rFonts w:cstheme="minorHAnsi"/>
                <w:lang w:val="en-GB"/>
              </w:rPr>
              <w:t xml:space="preserve">)</w:t>
            </w:r>
            <w:r>
              <w:rPr>
                <w:rFonts w:cstheme="minorHAnsi"/>
                <w:lang w:val="en-GB"/>
              </w:rPr>
            </w:r>
            <w:r>
              <w:rPr>
                <w:rFonts w:cstheme="minorHAnsi"/>
                <w:lang w:val="en-GB"/>
              </w:rPr>
            </w:r>
          </w:p>
          <w:p>
            <w:pPr>
              <w:pBdr/>
              <w:shd w:val="clear" w:color="ffffff" w:themeColor="background1" w:fill="ffffff" w:themeFill="background1"/>
              <w:spacing/>
              <w:ind/>
              <w:rPr>
                <w:rFonts w:cstheme="minorHAnsi"/>
                <w:lang w:val="en-GB"/>
              </w:rPr>
            </w:pPr>
            <w:r>
              <w:rPr>
                <w:rFonts w:cstheme="minorHAnsi"/>
                <w:lang w:val="en-GB"/>
              </w:rPr>
            </w:r>
            <w:r>
              <w:rPr>
                <w:rFonts w:cstheme="minorHAnsi"/>
                <w:lang w:val="en-GB"/>
              </w:rPr>
            </w:r>
            <w:r>
              <w:rPr>
                <w:rFonts w:cstheme="minorHAnsi"/>
                <w:lang w:val="en-GB"/>
              </w:rPr>
            </w:r>
          </w:p>
          <w:p>
            <w:pPr>
              <w:pBdr/>
              <w:shd w:val="clear" w:color="ffffff" w:themeColor="background1" w:fill="ffffff" w:themeFill="background1"/>
              <w:spacing/>
              <w:ind/>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69"/>
        <w:tblW w:w="0" w:type="auto"/>
        <w:tblBorders/>
        <w:tblLook w:val="04A0" w:firstRow="1" w:lastRow="0" w:firstColumn="1" w:lastColumn="0" w:noHBand="0" w:noVBand="1"/>
      </w:tblPr>
      <w:tblGrid>
        <w:gridCol w:w="9012"/>
      </w:tblGrid>
      <w:tr>
        <w:trPr>
          <w:trHeight w:val="2387"/>
        </w:trPr>
        <w:tc>
          <w:tcPr>
            <w:tcBorders>
              <w:top w:val="single" w:color="7030a0" w:sz="24" w:space="0"/>
              <w:left w:val="single" w:color="7030a0" w:sz="24" w:space="0"/>
              <w:bottom w:val="single" w:color="7030a0" w:sz="24" w:space="0"/>
              <w:right w:val="single" w:color="7030a0" w:sz="24" w:space="0"/>
            </w:tcBorders>
            <w:tcW w:w="9018" w:type="dxa"/>
            <w:textDirection w:val="lrTb"/>
            <w:noWrap w:val="false"/>
          </w:tcPr>
          <w:p>
            <w:pPr>
              <w:pStyle w:val="850"/>
              <w:numPr>
                <w:ilvl w:val="0"/>
                <w:numId w:val="0"/>
              </w:numPr>
              <w:pBdr/>
              <w:spacing/>
              <w:ind/>
              <w:rPr>
                <w:rFonts w:asciiTheme="minorHAnsi" w:hAnsiTheme="minorHAnsi" w:cstheme="minorHAnsi"/>
                <w:b/>
                <w:bCs/>
                <w:color w:val="7030a0"/>
              </w:rPr>
            </w:pPr>
            <w:r/>
            <w:bookmarkStart w:id="28" w:name="_Toc226995700"/>
            <w:r>
              <w:rPr>
                <w:rFonts w:asciiTheme="minorHAnsi" w:hAnsiTheme="minorHAnsi" w:cstheme="minorHAnsi"/>
                <w:b/>
                <w:bCs/>
                <w:color w:val="7030a0"/>
              </w:rPr>
              <w:t xml:space="preserve">FAIR/CARE</w:t>
            </w:r>
            <w:bookmarkEnd w:id="28"/>
            <w:r>
              <w:rPr>
                <w:rFonts w:asciiTheme="minorHAnsi" w:hAnsiTheme="minorHAnsi" w:cstheme="minorHAnsi"/>
                <w:b/>
                <w:bCs/>
                <w:color w:val="7030a0"/>
              </w:rPr>
            </w:r>
            <w:r>
              <w:rPr>
                <w:rFonts w:asciiTheme="minorHAnsi" w:hAnsiTheme="minorHAnsi" w:cstheme="minorHAnsi"/>
                <w:b/>
                <w:bCs/>
                <w:color w:val="7030a0"/>
              </w:rPr>
            </w:r>
          </w:p>
          <w:p>
            <w:pPr>
              <w:pBdr/>
              <w:spacing/>
              <w:ind/>
              <w:rPr>
                <w:rFonts w:cstheme="minorHAnsi"/>
                <w:lang w:val="en-GB"/>
              </w:rPr>
            </w:pPr>
            <w:r>
              <w:rPr>
                <w:rFonts w:cstheme="minorHAnsi"/>
                <w:lang w:val="en-GB"/>
              </w:rPr>
              <w:t xml:space="preserve">Questions that need to be asked BEFORE starting an edition:</w:t>
            </w:r>
            <w:r>
              <w:rPr>
                <w:rFonts w:cstheme="minorHAnsi"/>
                <w:lang w:val="en-GB"/>
              </w:rPr>
            </w:r>
            <w:r>
              <w:rPr>
                <w:rFonts w:cstheme="minorHAnsi"/>
                <w:lang w:val="en-GB"/>
              </w:rPr>
            </w:r>
          </w:p>
          <w:p>
            <w:pPr>
              <w:pStyle w:val="875"/>
              <w:numPr>
                <w:ilvl w:val="0"/>
                <w:numId w:val="5"/>
              </w:numPr>
              <w:pBdr/>
              <w:spacing w:after="0" w:line="240" w:lineRule="auto"/>
              <w:ind/>
              <w:rPr>
                <w:rFonts w:cstheme="minorHAnsi"/>
                <w:lang w:val="en-GB"/>
              </w:rPr>
            </w:pPr>
            <w:r>
              <w:rPr>
                <w:rFonts w:cstheme="minorHAnsi"/>
                <w:lang w:val="en-GB"/>
              </w:rPr>
            </w:r>
            <w:r>
              <w:rPr>
                <w:rFonts w:cstheme="minorHAnsi"/>
                <w:lang w:val="en-GB"/>
              </w:rPr>
              <w:t xml:space="preserve">Will I encounter copyright issues at any stage of my project?</w:t>
            </w:r>
            <w:r>
              <w:rPr>
                <w:rFonts w:cstheme="minorHAnsi"/>
                <w:lang w:val="en-GB"/>
              </w:rPr>
            </w:r>
            <w:r>
              <w:rPr>
                <w:rFonts w:cstheme="minorHAnsi"/>
                <w:lang w:val="en-GB"/>
              </w:rPr>
            </w:r>
          </w:p>
          <w:p>
            <w:pPr>
              <w:pStyle w:val="875"/>
              <w:numPr>
                <w:ilvl w:val="0"/>
                <w:numId w:val="9"/>
              </w:numPr>
              <w:pBdr/>
              <w:spacing w:after="0" w:line="240" w:lineRule="auto"/>
              <w:ind/>
              <w:rPr>
                <w:rFonts w:cstheme="minorHAnsi"/>
                <w:lang w:val="en-GB"/>
              </w:rPr>
            </w:pPr>
            <w:r>
              <w:rPr>
                <w:rFonts w:cstheme="minorHAnsi"/>
                <w:lang w:val="en-GB"/>
              </w:rPr>
              <w:t xml:space="preserve">Does my project imply too much work for the planned team?</w:t>
            </w:r>
            <w:r>
              <w:rPr>
                <w:rFonts w:cstheme="minorHAnsi"/>
                <w:lang w:val="en-GB"/>
              </w:rPr>
            </w:r>
            <w:r>
              <w:rPr>
                <w:rFonts w:cstheme="minorHAnsi"/>
                <w:lang w:val="en-GB"/>
              </w:rPr>
            </w:r>
          </w:p>
          <w:p>
            <w:pPr>
              <w:pStyle w:val="875"/>
              <w:numPr>
                <w:ilvl w:val="0"/>
                <w:numId w:val="10"/>
              </w:numPr>
              <w:pBdr/>
              <w:spacing w:after="0" w:line="240" w:lineRule="auto"/>
              <w:ind/>
              <w:rPr>
                <w:rFonts w:cstheme="minorHAnsi"/>
                <w:lang w:val="en-GB"/>
              </w:rPr>
            </w:pPr>
            <w:r>
              <w:rPr>
                <w:rFonts w:cstheme="minorHAnsi"/>
                <w:lang w:val="en-GB"/>
              </w:rPr>
              <w:t xml:space="preserve">Have ethical, legal, and data protection requirements been clearly identified?</w:t>
            </w:r>
            <w:r>
              <w:rPr>
                <w:rFonts w:cstheme="minorHAnsi"/>
                <w:lang w:val="en-GB"/>
              </w:rPr>
              <w:t xml:space="preserve"> Is my project potentially harmful to an individual or a community?</w:t>
            </w:r>
            <w:r>
              <w:rPr>
                <w:rFonts w:cstheme="minorHAnsi"/>
                <w:lang w:val="en-GB"/>
              </w:rPr>
            </w:r>
            <w:r>
              <w:rPr>
                <w:rFonts w:cstheme="minorHAnsi"/>
                <w:lang w:val="en-GB"/>
              </w:rPr>
            </w:r>
          </w:p>
          <w:p>
            <w:pPr>
              <w:pBdr/>
              <w:spacing/>
              <w:ind w:left="709"/>
              <w:rPr>
                <w:rFonts w:cstheme="minorHAnsi"/>
                <w:lang w:val="en-GB"/>
              </w:rPr>
            </w:pPr>
            <w:r>
              <w:rPr>
                <w:rFonts w:cstheme="minorHAnsi"/>
                <w:lang w:val="en-GB"/>
              </w:rPr>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69"/>
        <w:tblW w:w="0" w:type="auto"/>
        <w:tblBorders/>
        <w:tblLook w:val="04A0" w:firstRow="1" w:lastRow="0" w:firstColumn="1" w:lastColumn="0" w:noHBand="0" w:noVBand="1"/>
      </w:tblPr>
      <w:tblGrid>
        <w:gridCol w:w="9004"/>
      </w:tblGrid>
      <w:tr>
        <w:trPr>
          <w:trHeight w:val="1798"/>
        </w:trPr>
        <w:tc>
          <w:tcPr>
            <w:tcBorders>
              <w:top w:val="single" w:color="edc603" w:sz="24" w:space="0"/>
              <w:left w:val="single" w:color="edc603" w:sz="24" w:space="0"/>
              <w:bottom w:val="single" w:color="edc603" w:sz="24" w:space="0"/>
              <w:right w:val="single" w:color="edc603" w:sz="24" w:space="0"/>
            </w:tcBorders>
            <w:tcW w:w="9004" w:type="dxa"/>
            <w:textDirection w:val="lrTb"/>
            <w:noWrap w:val="false"/>
          </w:tcPr>
          <w:p>
            <w:pPr>
              <w:pStyle w:val="850"/>
              <w:numPr>
                <w:ilvl w:val="0"/>
                <w:numId w:val="0"/>
              </w:numPr>
              <w:pBdr/>
              <w:spacing/>
              <w:ind/>
              <w:rPr>
                <w:rFonts w:asciiTheme="minorHAnsi" w:hAnsiTheme="minorHAnsi" w:cstheme="minorHAnsi"/>
                <w:b/>
                <w:bCs/>
                <w:color w:val="edc603"/>
              </w:rPr>
            </w:pPr>
            <w:r/>
            <w:bookmarkStart w:id="42" w:name="_Toc226995701"/>
            <w:r>
              <w:rPr>
                <w:rFonts w:ascii="Apple Color Emoji" w:hAnsi="Apple Color Emoji" w:cs="Apple Color Emoji"/>
                <w:b/>
                <w:bCs/>
                <w:color w:val="edc603"/>
              </w:rPr>
              <w:t xml:space="preserve">📋</w:t>
            </w:r>
            <w:r>
              <w:rPr>
                <w:rFonts w:asciiTheme="minorHAnsi" w:hAnsiTheme="minorHAnsi" w:cstheme="minorHAnsi"/>
                <w:b/>
                <w:bCs/>
                <w:color w:val="edc603"/>
              </w:rPr>
              <w:t xml:space="preserve"> Checklist</w:t>
            </w:r>
            <w:bookmarkEnd w:id="42"/>
            <w:r>
              <w:rPr>
                <w:rFonts w:asciiTheme="minorHAnsi" w:hAnsiTheme="minorHAnsi" w:cstheme="minorHAnsi"/>
                <w:b/>
                <w:bCs/>
                <w:color w:val="edc603"/>
              </w:rPr>
            </w:r>
            <w:r>
              <w:rPr>
                <w:rFonts w:asciiTheme="minorHAnsi" w:hAnsiTheme="minorHAnsi" w:cstheme="minorHAnsi"/>
                <w:b/>
                <w:bCs/>
                <w:color w:val="edc603"/>
              </w:rPr>
            </w:r>
          </w:p>
          <w:p>
            <w:pPr>
              <w:pStyle w:val="875"/>
              <w:numPr>
                <w:ilvl w:val="0"/>
                <w:numId w:val="2"/>
              </w:numPr>
              <w:pBdr/>
              <w:spacing w:after="0" w:line="240" w:lineRule="auto"/>
              <w:ind/>
              <w:rPr>
                <w:rFonts w:cstheme="minorHAnsi"/>
                <w:lang w:val="en-GB"/>
              </w:rPr>
            </w:pPr>
            <w:r>
              <w:rPr>
                <w:rFonts w:cstheme="minorHAnsi"/>
                <w:lang w:val="en-GB"/>
              </w:rPr>
              <w:t xml:space="preserve">Start with your sources and research questions: they will guide all your choices.</w:t>
            </w:r>
            <w:r>
              <w:rPr>
                <w:rFonts w:cstheme="minorHAnsi"/>
                <w:lang w:val="en-GB"/>
              </w:rPr>
            </w:r>
            <w:r>
              <w:rPr>
                <w:rFonts w:cstheme="minorHAnsi"/>
                <w:lang w:val="en-GB"/>
              </w:rPr>
            </w:r>
          </w:p>
          <w:p>
            <w:pPr>
              <w:pStyle w:val="875"/>
              <w:numPr>
                <w:ilvl w:val="0"/>
                <w:numId w:val="2"/>
              </w:numPr>
              <w:pBdr/>
              <w:spacing w:after="0" w:line="240" w:lineRule="auto"/>
              <w:ind/>
              <w:rPr>
                <w:rFonts w:cstheme="minorHAnsi"/>
                <w:lang w:val="en-GB"/>
              </w:rPr>
            </w:pPr>
            <w:r>
              <w:rPr>
                <w:rFonts w:cstheme="minorHAnsi"/>
                <w:lang w:val="en-GB"/>
              </w:rPr>
              <w:t xml:space="preserve">Stick to what is necessary to answer your research questions.</w:t>
            </w:r>
            <w:r>
              <w:rPr>
                <w:rFonts w:cstheme="minorHAnsi"/>
                <w:lang w:val="en-GB"/>
              </w:rPr>
            </w:r>
            <w:r>
              <w:rPr>
                <w:rFonts w:cstheme="minorHAnsi"/>
                <w:lang w:val="en-GB"/>
              </w:rPr>
            </w:r>
          </w:p>
          <w:p>
            <w:pPr>
              <w:pStyle w:val="875"/>
              <w:numPr>
                <w:ilvl w:val="0"/>
                <w:numId w:val="2"/>
              </w:numPr>
              <w:pBdr/>
              <w:spacing w:after="0" w:line="240" w:lineRule="auto"/>
              <w:ind/>
              <w:rPr>
                <w:rFonts w:cstheme="minorHAnsi"/>
                <w:lang w:val="en-GB"/>
              </w:rPr>
            </w:pPr>
            <w:r>
              <w:rPr>
                <w:rFonts w:cstheme="minorHAnsi"/>
                <w:lang w:val="en-GB"/>
              </w:rPr>
              <w:t xml:space="preserve">Engage with the DH community to benefit from their experiences.</w:t>
            </w:r>
            <w:r>
              <w:rPr>
                <w:rFonts w:cstheme="minorHAnsi"/>
                <w:lang w:val="en-GB"/>
              </w:rPr>
            </w:r>
            <w:r>
              <w:rPr>
                <w:rFonts w:cstheme="minorHAnsi"/>
                <w:lang w:val="en-GB"/>
              </w:rPr>
            </w:r>
          </w:p>
          <w:p>
            <w:pPr>
              <w:pStyle w:val="875"/>
              <w:numPr>
                <w:ilvl w:val="0"/>
                <w:numId w:val="2"/>
              </w:numPr>
              <w:pBdr/>
              <w:spacing w:after="0" w:line="240" w:lineRule="auto"/>
              <w:ind/>
              <w:rPr>
                <w:rFonts w:cstheme="minorHAnsi"/>
                <w:lang w:val="en-GB"/>
              </w:rPr>
            </w:pPr>
            <w:r>
              <w:rPr>
                <w:rFonts w:cstheme="minorHAnsi"/>
                <w:lang w:val="en-GB"/>
              </w:rPr>
              <w:t xml:space="preserve">Identify possible ethical and legal issues linked to your project at an early stage.</w:t>
            </w:r>
            <w:r>
              <w:rPr>
                <w:rFonts w:cstheme="minorHAnsi"/>
                <w:lang w:val="en-GB"/>
              </w:rPr>
            </w:r>
            <w:r>
              <w:rPr>
                <w:rFonts w:cstheme="minorHAnsi"/>
                <w:lang w:val="en-GB"/>
              </w:rPr>
            </w:r>
          </w:p>
          <w:p>
            <w:pPr>
              <w:pBdr/>
              <w:spacing/>
              <w:ind w:left="709"/>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p>
      <w:pPr>
        <w:pBdr/>
        <w:spacing/>
        <w:ind/>
        <w:rPr>
          <w:rFonts w:cstheme="minorHAnsi"/>
          <w:lang w:val="en-GB"/>
        </w:rPr>
      </w:pPr>
      <w:r>
        <w:rPr>
          <w:rFonts w:ascii="Segoe UI Symbol" w:hAnsi="Segoe UI Symbol" w:eastAsia="Abyssinica SIL" w:cs="Segoe UI Symbol"/>
          <w:b/>
          <w:bCs/>
          <w:sz w:val="28"/>
          <w:szCs w:val="28"/>
          <w:shd w:val="clear" w:color="c1e4f5" w:themeColor="accent1" w:themeTint="33" w:fill="c1e4f5" w:themeFill="accent1" w:themeFillTint="33"/>
          <w:lang w:val="en-GB"/>
        </w:rPr>
        <w:t xml:space="preserve">➚</w:t>
      </w:r>
      <w:r>
        <w:rPr>
          <w:rFonts w:eastAsia="Abyssinica SIL" w:cstheme="minorHAnsi"/>
          <w:b/>
          <w:bCs/>
          <w:sz w:val="28"/>
          <w:szCs w:val="28"/>
          <w:shd w:val="clear" w:color="c1e4f5" w:themeColor="accent1" w:themeTint="33" w:fill="c1e4f5" w:themeFill="accent1" w:themeFillTint="33"/>
          <w:lang w:val="en-GB"/>
        </w:rPr>
        <w:t xml:space="preserve"> </w:t>
      </w:r>
      <w:r>
        <w:rPr>
          <w:rFonts w:cstheme="minorHAnsi"/>
          <w:shd w:val="clear" w:color="c1e4f5" w:themeColor="accent1" w:themeTint="33" w:fill="c1e4f5" w:themeFill="accent1" w:themeFillTint="33"/>
          <w:lang w:val="en-GB"/>
        </w:rPr>
        <w:fldChar w:fldCharType="begin"/>
      </w:r>
      <w:r>
        <w:rPr>
          <w:rFonts w:cstheme="minorHAnsi"/>
          <w:shd w:val="clear" w:color="c1e4f5" w:themeColor="accent1" w:themeTint="33" w:fill="c1e4f5" w:themeFill="accent1" w:themeFillTint="33"/>
          <w:lang w:val="en-GB"/>
        </w:rPr>
        <w:instrText xml:space="preserve"> REF _Ref2  \h \* MERGEFORMAT </w:instrText>
      </w:r>
      <w:r>
        <w:rPr>
          <w:rFonts w:cstheme="minorHAnsi"/>
          <w:shd w:val="clear" w:color="c1e4f5" w:themeColor="accent1" w:themeTint="33" w:fill="c1e4f5" w:themeFill="accent1" w:themeFillTint="33"/>
          <w:lang w:val="en-GB"/>
        </w:rPr>
        <w:fldChar w:fldCharType="separate"/>
      </w:r>
      <w:r>
        <w:rPr>
          <w:rFonts w:cstheme="minorHAnsi"/>
          <w:shd w:val="clear" w:color="c1e4f5" w:themeColor="accent1" w:themeTint="33" w:fill="c1e4f5" w:themeFill="accent1" w:themeFillTint="33"/>
          <w:lang w:val="en-GB"/>
        </w:rPr>
        <w:t xml:space="preserve">CHAPTER: MAIN TITLE</w:t>
      </w:r>
      <w:r>
        <w:rPr>
          <w:rFonts w:cstheme="minorHAnsi"/>
          <w:shd w:val="clear" w:color="c1e4f5" w:themeColor="accent1" w:themeTint="33" w:fill="c1e4f5" w:themeFill="accent1" w:themeFillTint="33"/>
          <w:lang w:val="en-GB"/>
        </w:rPr>
        <w:fldChar w:fldCharType="end"/>
      </w:r>
      <w:r>
        <w:rPr>
          <w:rFonts w:cstheme="minorHAnsi"/>
          <w:shd w:val="clear" w:color="c1e4f5" w:themeColor="accent1" w:themeTint="33" w:fill="c1e4f5" w:themeFill="accent1" w:themeFillTint="33"/>
          <w:lang w:val="en-GB"/>
        </w:rPr>
        <w:t xml:space="preserve"> </w:t>
      </w:r>
      <w:r>
        <w:rPr>
          <w:rFonts w:cstheme="minorHAnsi"/>
          <w:lang w:val="en-GB"/>
        </w:rPr>
        <w:t xml:space="preserve">&lt;&lt;Link to another part in the document: use References &gt; Cross-reference&gt;&gt;</w:t>
      </w:r>
      <w:r>
        <w:rPr>
          <w:rFonts w:cstheme="minorHAnsi"/>
          <w:lang w:val="en-GB"/>
        </w:rPr>
      </w:r>
      <w:r>
        <w:rPr>
          <w:rFonts w:cstheme="minorHAnsi"/>
          <w:lang w:val="en-GB"/>
        </w:rPr>
      </w:r>
    </w:p>
    <w:p>
      <w:pPr>
        <w:pStyle w:val="849"/>
        <w:pBdr/>
        <w:spacing/>
        <w:ind/>
        <w:rPr>
          <w:rFonts w:asciiTheme="minorHAnsi" w:hAnsiTheme="minorHAnsi" w:cstheme="minorHAnsi"/>
        </w:rPr>
      </w:pPr>
      <w:r/>
      <w:bookmarkStart w:id="43" w:name="_Toc226995702"/>
      <w:r>
        <w:rPr>
          <w:rFonts w:asciiTheme="minorHAnsi" w:hAnsiTheme="minorHAnsi" w:cstheme="minorHAnsi"/>
        </w:rPr>
        <w:t xml:space="preserve">Scope and Objectives of a Digital Scholarly Edition</w:t>
      </w:r>
      <w:bookmarkStart w:id="44" w:name="_Ref3"/>
      <w:r/>
      <w:bookmarkEnd w:id="43"/>
      <w:r/>
      <w:bookmarkEnd w:id="44"/>
      <w:r>
        <w:rPr>
          <w:rFonts w:asciiTheme="minorHAnsi" w:hAnsiTheme="minorHAnsi" w:cstheme="minorHAnsi"/>
        </w:rPr>
      </w:r>
      <w:r>
        <w:rPr>
          <w:rFonts w:asciiTheme="minorHAnsi" w:hAnsiTheme="minorHAnsi" w:cstheme="minorHAnsi"/>
        </w:rPr>
      </w:r>
    </w:p>
    <w:p>
      <w:pPr>
        <w:pStyle w:val="876"/>
        <w:pBdr/>
        <w:spacing/>
        <w:ind/>
        <w:rPr>
          <w:rFonts w:cstheme="minorHAnsi"/>
          <w:lang w:val="en-GB"/>
        </w:rPr>
      </w:pPr>
      <w:r>
        <w:rPr>
          <w:rFonts w:cstheme="minorHAnsi"/>
          <w:lang w:val="en-GB"/>
        </w:rPr>
        <w:t xml:space="preserve">This part presents key questions to consider when planning a digital scholarly edition. Before entering the planning phase, it is essential to define the scope of the project, e.g. </w:t>
      </w:r>
      <w:r>
        <w:rPr>
          <w:rFonts w:cstheme="minorHAnsi"/>
          <w:lang w:val="en-GB"/>
        </w:rPr>
        <w:t xml:space="preserve">determine</w:t>
      </w:r>
      <w:r>
        <w:rPr>
          <w:rFonts w:cstheme="minorHAnsi"/>
          <w:lang w:val="en-GB"/>
        </w:rPr>
        <w:t xml:space="preserve"> sources and frame research objectives.</w:t>
      </w:r>
      <w:r>
        <w:rPr>
          <w:rFonts w:cstheme="minorHAnsi"/>
          <w:lang w:val="en-GB"/>
        </w:rPr>
      </w:r>
      <w:r>
        <w:rPr>
          <w:rFonts w:cstheme="minorHAnsi"/>
          <w:lang w:val="en-GB"/>
        </w:rPr>
      </w:r>
    </w:p>
    <w:p>
      <w:pPr>
        <w:pBdr/>
        <w:spacing/>
        <w:ind/>
        <w:rPr>
          <w:rFonts w:cstheme="minorHAnsi"/>
          <w:lang w:val="en-GB"/>
        </w:rPr>
      </w:pPr>
      <w:r>
        <w:rPr>
          <w:rStyle w:val="879"/>
          <w:rFonts w:cstheme="minorHAnsi"/>
          <w:lang w:val="en-GB"/>
        </w:rPr>
        <w:t xml:space="preserve">Keywords</w:t>
      </w:r>
      <w:r>
        <w:rPr>
          <w:rFonts w:cstheme="minorHAnsi"/>
          <w:lang w:val="en-GB"/>
        </w:rPr>
      </w:r>
      <w:r>
        <w:rPr>
          <w:rFonts w:cstheme="minorHAnsi"/>
          <w:lang w:val="en-GB"/>
        </w:rPr>
      </w:r>
    </w:p>
    <w:p>
      <w:pPr>
        <w:pStyle w:val="877"/>
        <w:pBdr/>
        <w:spacing/>
        <w:ind/>
        <w:rPr>
          <w:rFonts w:cstheme="minorHAnsi"/>
          <w:i w:val="0"/>
          <w:iCs w:val="0"/>
        </w:rPr>
      </w:pPr>
      <w:r>
        <w:rPr>
          <w:rFonts w:cstheme="minorHAnsi"/>
          <w:lang w:val="en-GB"/>
        </w:rPr>
        <w:t xml:space="preserve">Keyword1</w:t>
      </w:r>
      <w:r>
        <w:rPr>
          <w:rFonts w:cstheme="minorHAnsi"/>
          <w:i/>
          <w:lang w:val="en-GB"/>
        </w:rPr>
        <w:t xml:space="preserve">: </w:t>
      </w:r>
      <w:r>
        <w:rPr>
          <w:rFonts w:cstheme="minorHAnsi"/>
          <w:i w:val="0"/>
          <w:iCs w:val="0"/>
          <w:lang w:val="en-GB"/>
        </w:rPr>
        <w:t xml:space="preserve">Project design</w:t>
      </w:r>
      <w:r>
        <w:rPr>
          <w:rFonts w:cstheme="minorHAnsi"/>
          <w:i w:val="0"/>
          <w:iCs w:val="0"/>
        </w:rPr>
      </w:r>
      <w:r>
        <w:rPr>
          <w:rFonts w:cstheme="minorHAnsi"/>
          <w:i w:val="0"/>
          <w:iCs w:val="0"/>
        </w:rPr>
      </w:r>
    </w:p>
    <w:p>
      <w:pPr>
        <w:pStyle w:val="877"/>
        <w:pBdr/>
        <w:spacing/>
        <w:ind/>
        <w:rPr>
          <w:rFonts w:cstheme="minorHAnsi"/>
          <w:i w:val="0"/>
          <w:iCs w:val="0"/>
        </w:rPr>
      </w:pPr>
      <w:r>
        <w:rPr>
          <w:rFonts w:cstheme="minorHAnsi"/>
          <w:lang w:val="en-GB"/>
        </w:rPr>
        <w:t xml:space="preserve">Keyword2</w:t>
      </w:r>
      <w:r>
        <w:rPr>
          <w:rFonts w:cstheme="minorHAnsi"/>
          <w:i/>
          <w:lang w:val="en-GB"/>
        </w:rPr>
        <w:t xml:space="preserve">: </w:t>
      </w:r>
      <w:r>
        <w:rPr>
          <w:rFonts w:cstheme="minorHAnsi"/>
          <w:i w:val="0"/>
          <w:iCs w:val="0"/>
          <w:lang w:val="en-GB"/>
        </w:rPr>
        <w:t xml:space="preserve">Research questions</w:t>
      </w:r>
      <w:r>
        <w:rPr>
          <w:rFonts w:cstheme="minorHAnsi"/>
          <w:i w:val="0"/>
          <w:iCs w:val="0"/>
        </w:rPr>
      </w:r>
      <w:r>
        <w:rPr>
          <w:rFonts w:cstheme="minorHAnsi"/>
          <w:i w:val="0"/>
          <w:iCs w:val="0"/>
        </w:rPr>
      </w:r>
    </w:p>
    <w:p>
      <w:pPr>
        <w:pStyle w:val="877"/>
        <w:pBdr/>
        <w:spacing/>
        <w:ind/>
        <w:rPr>
          <w:rFonts w:cstheme="minorHAnsi"/>
          <w:i w:val="0"/>
          <w:iCs w:val="0"/>
        </w:rPr>
      </w:pPr>
      <w:r>
        <w:rPr>
          <w:rFonts w:cstheme="minorHAnsi"/>
          <w:i w:val="0"/>
          <w:iCs w:val="0"/>
          <w:lang w:val="en-GB"/>
        </w:rPr>
        <w:t xml:space="preserve">Keyword3: Source selection</w:t>
      </w:r>
      <w:r>
        <w:rPr>
          <w:rFonts w:cstheme="minorHAnsi"/>
          <w:i w:val="0"/>
          <w:iCs w:val="0"/>
        </w:rPr>
      </w:r>
      <w:r>
        <w:rPr>
          <w:rFonts w:cstheme="minorHAnsi"/>
          <w:i w:val="0"/>
          <w:iCs w:val="0"/>
        </w:rPr>
      </w:r>
    </w:p>
    <w:p>
      <w:pPr>
        <w:pStyle w:val="877"/>
        <w:pBdr/>
        <w:spacing/>
        <w:ind/>
        <w:rPr>
          <w:rFonts w:cstheme="minorHAnsi"/>
          <w:i w:val="0"/>
          <w:iCs w:val="0"/>
        </w:rPr>
      </w:pPr>
      <w:r>
        <w:rPr>
          <w:rFonts w:cstheme="minorHAnsi"/>
          <w:i w:val="0"/>
          <w:iCs w:val="0"/>
          <w:lang w:val="en-GB"/>
        </w:rPr>
        <w:t xml:space="preserve">Keyword4: Data reuse</w:t>
      </w:r>
      <w:r>
        <w:rPr>
          <w:rFonts w:cstheme="minorHAnsi"/>
          <w:i w:val="0"/>
          <w:iCs w:val="0"/>
        </w:rPr>
      </w:r>
      <w:r>
        <w:rPr>
          <w:rFonts w:cstheme="minorHAnsi"/>
          <w:i w:val="0"/>
          <w:iCs w:val="0"/>
        </w:rPr>
      </w:r>
    </w:p>
    <w:p>
      <w:pPr>
        <w:pStyle w:val="850"/>
        <w:pBdr/>
        <w:spacing/>
        <w:ind/>
        <w:rPr>
          <w:rFonts w:asciiTheme="minorHAnsi" w:hAnsiTheme="minorHAnsi" w:cstheme="minorHAnsi"/>
        </w:rPr>
      </w:pPr>
      <w:r/>
      <w:bookmarkStart w:id="47" w:name="_Toc226995703"/>
      <w:r>
        <w:rPr>
          <w:rFonts w:asciiTheme="minorHAnsi" w:hAnsiTheme="minorHAnsi" w:cstheme="minorHAnsi"/>
        </w:rPr>
        <w:t xml:space="preserve">Primary Sources and Research Questions</w:t>
      </w:r>
      <w:bookmarkEnd w:id="47"/>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Before thinking about a </w:t>
      </w:r>
      <w:r>
        <w:rPr>
          <w:rFonts w:cstheme="minorHAnsi"/>
          <w:i/>
          <w:iCs/>
          <w:lang w:val="en-GB"/>
        </w:rPr>
        <w:t xml:space="preserve">digital</w:t>
      </w:r>
      <w:r>
        <w:rPr>
          <w:rFonts w:cstheme="minorHAnsi"/>
          <w:lang w:val="en-GB"/>
        </w:rPr>
        <w:t xml:space="preserve"> edition and how to move from a concept to its implementation, editors should identify their scholarly objectives. On top of helping </w:t>
      </w:r>
      <w:r>
        <w:rPr>
          <w:rFonts w:cstheme="minorHAnsi"/>
          <w:lang w:val="en-GB"/>
        </w:rPr>
        <w:t xml:space="preserve">make decisions, this will form the basis for any reporting required during the project.</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bCs/>
          <w:i/>
          <w:lang w:val="en-GB"/>
        </w:rPr>
      </w:pPr>
      <w:r>
        <w:rPr>
          <w:rFonts w:cstheme="minorHAnsi"/>
          <w:lang w:val="en-GB"/>
        </w:rPr>
        <w:t xml:space="preserve">While documentation can only be complete at the end of the projec</w:t>
      </w:r>
      <w:r>
        <w:rPr>
          <w:rFonts w:cstheme="minorHAnsi"/>
          <w:lang w:val="en-GB"/>
        </w:rPr>
        <w:t xml:space="preserve">t, documenting is a continuous activity that has to be initiated early on. Defining objectives is the first step towards a comprehensive documentation. This task can be implemented before the actual start of the project for example with the </w:t>
      </w:r>
      <w:r>
        <w:rPr>
          <w:rFonts w:cstheme="minorHAnsi"/>
          <w:lang w:val="en-GB"/>
        </w:rPr>
        <w:t xml:space="preserve">help</w:t>
      </w:r>
      <w:r>
        <w:rPr>
          <w:rFonts w:cstheme="minorHAnsi"/>
          <w:lang w:val="en-GB"/>
        </w:rPr>
        <w:t xml:space="preserve"> of a </w:t>
      </w:r>
      <w:commentRangeStart w:id="10"/>
      <w:r>
        <w:rPr>
          <w:rFonts w:cstheme="minorHAnsi"/>
          <w:lang w:val="en-GB"/>
        </w:rPr>
        <w:t xml:space="preserve">Data Management Plan</w:t>
      </w:r>
      <w:commentRangeEnd w:id="10"/>
      <w:r>
        <w:commentReference w:id="10"/>
      </w:r>
      <w:r>
        <w:rPr>
          <w:rFonts w:cstheme="minorHAnsi"/>
          <w:lang w:val="en-GB"/>
        </w:rPr>
        <w:t xml:space="preserve"> (DMP) tool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3.4. Structuring and Sustaining the </w:t>
      </w:r>
      <w:r>
        <w:rPr>
          <w:rFonts w:cstheme="minorHAnsi"/>
          <w:b/>
          <w:bCs/>
          <w:lang w:val="en-GB"/>
        </w:rPr>
        <w:t xml:space="preserve">P</w:t>
      </w:r>
      <w:r>
        <w:rPr>
          <w:rFonts w:cstheme="minorHAnsi"/>
          <w:b/>
          <w:bCs/>
          <w:lang w:val="en-GB"/>
        </w:rPr>
        <w:t xml:space="preserve">roject.</w:t>
      </w:r>
      <w:r>
        <w:rPr>
          <w:rFonts w:cstheme="minorHAnsi"/>
          <w:lang w:val="en-GB"/>
        </w:rPr>
        <w:t xml:space="preserve">)</w:t>
      </w:r>
      <w:r>
        <w:rPr>
          <w:rFonts w:cstheme="minorHAnsi"/>
          <w:bCs/>
          <w:i/>
          <w:lang w:val="en-GB"/>
        </w:rPr>
      </w:r>
      <w:r>
        <w:rPr>
          <w:rFonts w:cstheme="minorHAnsi"/>
          <w:bCs/>
          <w: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When preparing a DSE, e</w:t>
      </w:r>
      <w:r>
        <w:rPr>
          <w:rFonts w:cstheme="minorHAnsi"/>
          <w:lang w:val="en-GB"/>
        </w:rPr>
        <w:t xml:space="preserve">xperience shows that </w:t>
      </w:r>
      <w:r>
        <w:rPr>
          <w:rFonts w:cstheme="minorHAnsi"/>
          <w:lang w:val="en-GB"/>
        </w:rPr>
        <w:t xml:space="preserve"> </w:t>
      </w:r>
      <w:r>
        <w:rPr>
          <w:rFonts w:cstheme="minorHAnsi"/>
          <w:lang w:val="en-GB"/>
        </w:rPr>
        <w:t xml:space="preserve">it is particulary productive to ask </w:t>
      </w:r>
      <w:r>
        <w:rPr>
          <w:rFonts w:cstheme="minorHAnsi"/>
          <w:lang w:val="en-GB"/>
        </w:rPr>
        <w:t xml:space="preserve">the following questions</w:t>
      </w:r>
      <w:r>
        <w:rPr>
          <w:rFonts w:cstheme="minorHAnsi"/>
          <w:lang w:val="en-GB"/>
        </w:rPr>
        <w:t xml:space="preserve">:</w:t>
      </w:r>
      <w:r>
        <w:rPr>
          <w:rFonts w:cstheme="minorHAnsi"/>
          <w:lang w:val="en-GB"/>
        </w:rPr>
      </w:r>
      <w:r>
        <w:rPr>
          <w:rFonts w:cstheme="minorHAnsi"/>
          <w:lang w:val="en-GB"/>
        </w:rPr>
      </w:r>
    </w:p>
    <w:p>
      <w:pPr>
        <w:pStyle w:val="875"/>
        <w:numPr>
          <w:ilvl w:val="0"/>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b/>
          <w:bCs/>
          <w:lang w:val="en-GB"/>
        </w:rPr>
        <w:t xml:space="preserve">Research questions:</w:t>
      </w:r>
      <w:r>
        <w:rPr>
          <w:rFonts w:cstheme="minorHAnsi"/>
          <w:lang w:val="en-GB"/>
        </w:rPr>
        <w:t xml:space="preserve"> What are the scholarly objectives of the project?</w:t>
      </w:r>
      <w:r>
        <w:rPr>
          <w:rFonts w:cstheme="minorHAnsi"/>
          <w:lang w:val="en-GB"/>
        </w:rPr>
      </w:r>
      <w:r>
        <w:rPr>
          <w:rFonts w:cstheme="minorHAnsi"/>
          <w:lang w:val="en-GB"/>
        </w:rPr>
      </w:r>
    </w:p>
    <w:p>
      <w:pPr>
        <w:pStyle w:val="875"/>
        <w:numPr>
          <w:ilvl w:val="1"/>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What do you </w:t>
      </w:r>
      <w:r>
        <w:rPr>
          <w:rFonts w:cstheme="minorHAnsi"/>
          <w:lang w:val="en-GB"/>
        </w:rPr>
        <w:t xml:space="preserve">want</w:t>
      </w:r>
      <w:r>
        <w:rPr>
          <w:rFonts w:cstheme="minorHAnsi"/>
          <w:lang w:val="en-GB"/>
        </w:rPr>
        <w:t xml:space="preserve"> to investigate?</w:t>
      </w:r>
      <w:r>
        <w:rPr>
          <w:rFonts w:cstheme="minorHAnsi"/>
          <w:lang w:val="en-GB"/>
        </w:rPr>
      </w:r>
      <w:r>
        <w:rPr>
          <w:rFonts w:cstheme="minorHAnsi"/>
          <w:lang w:val="en-GB"/>
        </w:rPr>
      </w:r>
    </w:p>
    <w:p>
      <w:pPr>
        <w:pStyle w:val="875"/>
        <w:numPr>
          <w:ilvl w:val="1"/>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What do you need </w:t>
      </w:r>
      <w:r>
        <w:rPr>
          <w:rFonts w:cstheme="minorHAnsi"/>
          <w:lang w:val="en-GB"/>
        </w:rPr>
        <w:t xml:space="preserve">the information you provide in a digital form</w:t>
      </w:r>
      <w:r>
        <w:rPr>
          <w:rFonts w:cstheme="minorHAnsi"/>
          <w:lang w:val="en-GB"/>
        </w:rPr>
        <w:t xml:space="preserve"> for?</w:t>
      </w:r>
      <w:r>
        <w:rPr>
          <w:rFonts w:cstheme="minorHAnsi"/>
          <w:lang w:val="en-GB"/>
        </w:rPr>
      </w:r>
      <w:r>
        <w:rPr>
          <w:rFonts w:cstheme="minorHAnsi"/>
          <w:lang w:val="en-GB"/>
        </w:rPr>
      </w:r>
    </w:p>
    <w:p>
      <w:pPr>
        <w:pStyle w:val="875"/>
        <w:numPr>
          <w:ilvl w:val="1"/>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What is the expected result of the project</w:t>
      </w:r>
      <w:r>
        <w:rPr>
          <w:rFonts w:cstheme="minorHAnsi"/>
          <w:lang w:val="en-GB"/>
        </w:rPr>
        <w:t xml:space="preserve">?</w:t>
      </w:r>
      <w:r>
        <w:rPr>
          <w:rFonts w:cstheme="minorHAnsi"/>
          <w:lang w:val="en-GB"/>
        </w:rPr>
      </w:r>
      <w:r>
        <w:rPr>
          <w:rFonts w:cstheme="minorHAnsi"/>
          <w:lang w:val="en-GB"/>
        </w:rPr>
      </w:r>
    </w:p>
    <w:p>
      <w:pPr>
        <w:pStyle w:val="875"/>
        <w:numPr>
          <w:ilvl w:val="0"/>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b/>
          <w:bCs/>
          <w:lang w:val="en-GB"/>
        </w:rPr>
        <w:t xml:space="preserve">Primary sources:</w:t>
      </w:r>
      <w:r>
        <w:rPr>
          <w:rFonts w:cstheme="minorHAnsi"/>
          <w:lang w:val="en-GB"/>
        </w:rPr>
        <w:t xml:space="preserve"> What are the relevant sources?</w:t>
      </w:r>
      <w:r>
        <w:rPr>
          <w:rFonts w:cstheme="minorHAnsi"/>
          <w:lang w:val="en-GB"/>
        </w:rPr>
      </w:r>
      <w:r>
        <w:rPr>
          <w:rFonts w:cstheme="minorHAnsi"/>
          <w:lang w:val="en-GB"/>
        </w:rPr>
      </w:r>
    </w:p>
    <w:p>
      <w:pPr>
        <w:pStyle w:val="875"/>
        <w:numPr>
          <w:ilvl w:val="1"/>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Where are they located?</w:t>
      </w:r>
      <w:r>
        <w:rPr>
          <w:rFonts w:cstheme="minorHAnsi"/>
          <w:lang w:val="en-GB"/>
        </w:rPr>
      </w:r>
      <w:r>
        <w:rPr>
          <w:rFonts w:cstheme="minorHAnsi"/>
          <w:lang w:val="en-GB"/>
        </w:rPr>
      </w:r>
    </w:p>
    <w:p>
      <w:pPr>
        <w:pStyle w:val="875"/>
        <w:numPr>
          <w:ilvl w:val="1"/>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How accessible are they?</w:t>
      </w:r>
      <w:r>
        <w:rPr>
          <w:rFonts w:cstheme="minorHAnsi"/>
          <w:lang w:val="en-GB"/>
        </w:rPr>
      </w:r>
      <w:r>
        <w:rPr>
          <w:rFonts w:cstheme="minorHAnsi"/>
          <w:lang w:val="en-GB"/>
        </w:rPr>
      </w:r>
    </w:p>
    <w:p>
      <w:pPr>
        <w:pStyle w:val="875"/>
        <w:numPr>
          <w:ilvl w:val="1"/>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What is their format or medium</w:t>
      </w:r>
      <w:r>
        <w:rPr>
          <w:rFonts w:cstheme="minorHAnsi"/>
          <w:lang w:val="en-GB"/>
        </w:rPr>
        <w:t xml:space="preserve"> (physical artefact, plain text, digitised image, </w:t>
      </w:r>
      <w:r>
        <w:rPr>
          <w:rFonts w:cstheme="minorHAnsi"/>
          <w:lang w:val="en-GB"/>
        </w:rPr>
        <w:t xml:space="preserve">transcription</w:t>
      </w:r>
      <w:r>
        <w:rPr>
          <w:rFonts w:cstheme="minorHAnsi"/>
          <w:lang w:val="en-GB"/>
        </w:rPr>
        <w:t xml:space="preserve">, </w:t>
      </w:r>
      <w:r>
        <w:rPr>
          <w:rFonts w:cstheme="minorHAnsi"/>
          <w:lang w:val="en-GB"/>
        </w:rPr>
        <w:t xml:space="preserve">annotation</w:t>
      </w:r>
      <w:r>
        <w:rPr>
          <w:rFonts w:cstheme="minorHAnsi"/>
          <w:lang w:val="en-GB"/>
        </w:rPr>
        <w:t xml:space="preserve">...)?</w:t>
      </w:r>
      <w:r>
        <w:rPr>
          <w:rFonts w:cstheme="minorHAnsi"/>
          <w:lang w:val="en-GB"/>
        </w:rPr>
      </w:r>
      <w:r>
        <w:rPr>
          <w:rFonts w:cstheme="minorHAnsi"/>
          <w:lang w:val="en-GB"/>
        </w:rPr>
      </w:r>
    </w:p>
    <w:p>
      <w:pPr>
        <w:pStyle w:val="875"/>
        <w:numPr>
          <w:ilvl w:val="0"/>
          <w:numId w:val="6"/>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b/>
          <w:bCs/>
          <w:lang w:val="en-GB"/>
        </w:rPr>
        <w:t xml:space="preserve">Preparation:</w:t>
      </w:r>
      <w:r>
        <w:rPr>
          <w:rFonts w:cstheme="minorHAnsi"/>
          <w:lang w:val="en-GB"/>
        </w:rPr>
        <w:t xml:space="preserve"> Can you use the available sources as they are, or do you need to transform them (e.g. </w:t>
      </w:r>
      <w:r>
        <w:rPr>
          <w:rFonts w:cstheme="minorHAnsi"/>
          <w:lang w:val="en-GB"/>
        </w:rPr>
        <w:t xml:space="preserve">scanning, transcribing</w:t>
      </w:r>
      <w:r>
        <w:rPr>
          <w:rFonts w:cstheme="minorHAnsi"/>
          <w:lang w:val="en-GB"/>
        </w:rPr>
        <w:t xml:space="preserve">)?</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T</w:t>
      </w:r>
      <w:r>
        <w:rPr>
          <w:rFonts w:cstheme="minorHAnsi"/>
          <w:lang w:val="en-US"/>
        </w:rPr>
        <w:t xml:space="preserve">hese questions also form the basis for subsequent modelling decisions.</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It is very tempting to go “all out” when designing an edition. But projects can differ  in their aims and scope</w:t>
      </w:r>
      <w:r>
        <w:rPr>
          <w:rFonts w:cstheme="minorHAnsi"/>
          <w:lang w:val="en-GB"/>
        </w:rPr>
        <w:t xml:space="preserve">—</w:t>
      </w:r>
      <w:r>
        <w:rPr>
          <w:rFonts w:cstheme="minorHAnsi"/>
          <w:lang w:val="en-GB"/>
        </w:rPr>
        <w:t xml:space="preserve">consider for example a historical-critical edition of the complete works of an author vs. the edition of a “small”, </w:t>
      </w:r>
      <w:commentRangeStart w:id="11"/>
      <w:r>
        <w:rPr>
          <w:rFonts w:cstheme="minorHAnsi"/>
          <w:lang w:val="en-GB"/>
        </w:rPr>
        <w:t xml:space="preserve">precisely framed corpus of historical sources</w:t>
      </w:r>
      <w:commentRangeEnd w:id="11"/>
      <w:r>
        <w:commentReference w:id="11"/>
      </w:r>
      <w:r>
        <w:rPr>
          <w:rFonts w:cstheme="minorHAnsi"/>
          <w:lang w:val="en-US"/>
        </w:rPr>
        <w:t xml:space="preserve">—</w:t>
      </w:r>
      <w:r>
        <w:rPr>
          <w:rFonts w:cstheme="minorHAnsi"/>
          <w:lang w:val="en-GB"/>
        </w:rPr>
        <w:t xml:space="preserve">and this diversity is closely linked to the amount of</w:t>
      </w:r>
      <w:commentRangeStart w:id="12"/>
      <w:r/>
      <w:commentRangeEnd w:id="12"/>
      <w:r>
        <w:commentReference w:id="12"/>
      </w:r>
      <w:r>
        <w:rPr>
          <w:rFonts w:cstheme="minorHAnsi"/>
          <w:lang w:val="en-GB"/>
        </w:rPr>
        <w:t xml:space="preserve"> resources</w:t>
      </w:r>
      <w:r>
        <w:rPr>
          <w:rFonts w:cstheme="minorHAnsi"/>
          <w:lang w:val="en-GB"/>
        </w:rPr>
        <w:t xml:space="preserve"> needed</w:t>
      </w:r>
      <w:r>
        <w:rPr>
          <w:rFonts w:cstheme="minorHAnsi"/>
          <w:lang w:val="en-GB"/>
        </w:rPr>
        <w:t xml:space="preserve">, also financial</w:t>
      </w:r>
      <w:r>
        <w:rPr>
          <w:rFonts w:cstheme="minorHAnsi"/>
          <w:lang w:val="en-GB"/>
        </w:rPr>
        <w:t xml:space="preserve">. In order for a project to be successful, it is important to conceive it within the framework of the available resources. </w:t>
      </w:r>
      <w:commentRangeStart w:id="13"/>
      <w:r>
        <w:rPr>
          <w:rFonts w:cstheme="minorHAnsi"/>
          <w:lang w:val="en-GB"/>
        </w:rPr>
        <w:t xml:space="preserve">In theory, a DSE can always be expanded at a later stage</w:t>
      </w:r>
      <w:commentRangeEnd w:id="13"/>
      <w:r>
        <w:commentReference w:id="13"/>
      </w:r>
      <w:r>
        <w:rPr>
          <w:rFonts w:cstheme="minorHAnsi"/>
          <w:lang w:val="en-GB"/>
        </w:rPr>
        <w:t xml:space="preserve">.</w:t>
      </w:r>
      <w:ins w:id="0" w:author="Rissler-Pipka@MaxWeberStiftung.de" w:date="2026-05-13T07:43:48Z" oouserid="oc9fcbeece51_Rissler-Pipka@MaxWeberStiftung.de">
        <w:r>
          <w:rPr>
            <w:rFonts w:cstheme="minorHAnsi"/>
            <w:lang w:val="en-GB"/>
          </w:rPr>
          <w:t xml:space="preserve"> However, practice shows that most projects don’t have the means (funding, people, time) to expand at a later stage.</w:t>
        </w:r>
      </w:ins>
      <w:r>
        <w:rPr>
          <w:rFonts w:cstheme="minorHAnsi"/>
          <w:lang w:val="en-GB"/>
        </w:rPr>
        <w:t xml:space="preserve"> Moreover, </w:t>
      </w:r>
      <w:commentRangeStart w:id="14"/>
      <w:r/>
      <w:commentRangeStart w:id="15"/>
      <w:r>
        <w:rPr>
          <w:rFonts w:cstheme="minorHAnsi"/>
          <w:lang w:val="en-GB"/>
        </w:rPr>
        <w:t xml:space="preserve">a DSE is </w:t>
      </w:r>
      <w:r>
        <w:rPr>
          <w:rFonts w:cstheme="minorHAnsi"/>
          <w:lang w:val="en-GB"/>
        </w:rPr>
        <w:t xml:space="preserve">often</w:t>
      </w:r>
      <w:r>
        <w:rPr>
          <w:rFonts w:cstheme="minorHAnsi"/>
          <w:lang w:val="en-GB"/>
        </w:rPr>
        <w:t xml:space="preserve"> a collaborative endeavo</w:t>
      </w:r>
      <w:r>
        <w:rPr>
          <w:rFonts w:cstheme="minorHAnsi"/>
          <w:lang w:val="en-GB"/>
        </w:rPr>
        <w:t xml:space="preserve">u</w:t>
      </w:r>
      <w:r>
        <w:rPr>
          <w:rFonts w:cstheme="minorHAnsi"/>
          <w:lang w:val="en-GB"/>
        </w:rPr>
        <w:t xml:space="preserve">r</w:t>
      </w:r>
      <w:commentRangeEnd w:id="15"/>
      <w:r>
        <w:commentReference w:id="15"/>
      </w:r>
      <w:r>
        <w:rPr>
          <w:rStyle w:val="880"/>
          <w:rFonts w:cstheme="minorHAnsi"/>
          <w:sz w:val="24"/>
          <w:szCs w:val="24"/>
          <w:lang w:val="en-GB"/>
        </w:rPr>
      </w:r>
      <w:commentRangeEnd w:id="14"/>
      <w:r>
        <w:commentReference w:id="14"/>
      </w:r>
      <w:r>
        <w:rPr>
          <w:rFonts w:cstheme="minorHAnsi"/>
          <w:lang w:val="en-GB"/>
        </w:rPr>
        <w:t xml:space="preserve"> and during planning all experts in the team should work closely together.</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The choice of source documents has a direct impact on the amount of preparatory work. </w:t>
      </w:r>
      <w:ins w:id="1" w:author="Rissler-Pipka@MaxWeberStiftung.de" w:date="2026-05-13T07:58:38Z" oouserid="oc9fcbeece51_Rissler-Pipka@MaxWeberStiftung.de">
        <w:r>
          <w:rPr>
            <w:rFonts w:cstheme="minorHAnsi"/>
            <w:lang w:val="en-GB"/>
          </w:rPr>
          <w:t xml:space="preserve">If the material needs digitisation, librarians and other experts as well as existing (national) standards </w:t>
        </w:r>
      </w:ins>
      <w:ins w:id="2" w:author="Rissler-Pipka@MaxWeberStiftung.de" w:date="2026-05-13T07:58:42Z" oouserid="oc9fcbeece51_Rissler-Pipka@MaxWeberStiftung.de">
        <w:r>
          <w:rPr>
            <w:rFonts w:cstheme="minorHAnsi"/>
            <w:lang w:val="en-GB"/>
          </w:rPr>
          <w:t xml:space="preserve">(</w:t>
        </w:r>
      </w:ins>
      <w:ins w:id="3" w:author="Rissler-Pipka@MaxWeberStiftung.de" w:date="2026-05-13T07:58:42Z" oouserid="oc9fcbeece51_Rissler-Pipka@MaxWeberStiftung.de">
        <w:r>
          <w:rPr>
            <w:rFonts w:ascii="Segoe UI Symbol" w:hAnsi="Segoe UI Symbol" w:cs="Segoe UI Symbol"/>
            <w:highlight w:val="lightGray"/>
            <w:lang w:val="en-US"/>
          </w:rPr>
          <w:t xml:space="preserve">➚</w:t>
        </w:r>
      </w:ins>
      <w:ins w:id="4" w:author="Rissler-Pipka@MaxWeberStiftung.de" w:date="2026-05-13T07:58:42Z" oouserid="oc9fcbeece51_Rissler-Pipka@MaxWeberStiftung.de">
        <w:r>
          <w:rPr>
            <w:rFonts w:cstheme="minorHAnsi"/>
            <w:lang w:val="en-GB"/>
          </w:rPr>
          <w:t xml:space="preserve"> </w:t>
        </w:r>
      </w:ins>
      <w:ins w:id="5" w:author="Rissler-Pipka@MaxWeberStiftung.de" w:date="2026-05-13T07:58:42Z" oouserid="oc9fcbeece51_Rissler-Pipka@MaxWeberStiftung.de">
        <w:r>
          <w:rPr>
            <w:rFonts w:cstheme="minorHAnsi"/>
            <w:lang w:val="en-GB"/>
          </w:rPr>
          <w:t xml:space="preserve">DFG Practical Guidelines on Digitisation) </w:t>
        </w:r>
      </w:ins>
      <w:ins w:id="6" w:author="Rissler-Pipka@MaxWeberStiftung.de" w:date="2026-05-13T11:16:19Z" oouserid="oc9fcbeece51_Rissler-Pipka@MaxWeberStiftung.de">
        <w:r>
          <w:rPr>
            <w:rFonts w:cstheme="minorHAnsi"/>
            <w:lang w:val="en-GB"/>
          </w:rPr>
          <w:t xml:space="preserve">should be consulted. This includes the cataloguing process and creation of metadata. Additionally, transformation processes might be necessary, OCR and transcription as well as metadata mapping. </w:t>
        </w:r>
      </w:ins>
      <w:commentRangeStart w:id="16"/>
      <w:r>
        <w:rPr>
          <w:rFonts w:cstheme="minorHAnsi"/>
          <w:lang w:val="en-GB"/>
        </w:rPr>
        <w:t xml:space="preserve">XXXX HERE ADD TWO SENTENCES EXPLAINING HOW DATA AND METADATA RELATE TO THE DIGITIZATION PROCESS XXX</w:t>
      </w:r>
      <w:r>
        <w:rPr>
          <w:rFonts w:cstheme="minorHAnsi"/>
          <w:lang w:val="en-GB"/>
        </w:rPr>
      </w:r>
      <w:r>
        <w:rPr>
          <w:rFonts w:cstheme="minorHAnsi"/>
          <w:lang w:val="en-GB"/>
        </w:rPr>
      </w:r>
      <w:commentRangeEnd w:id="16"/>
      <w:r>
        <w:commentReference w:id="16"/>
      </w:r>
      <w:ins w:id="7" w:author="Rissler-Pipka@MaxWeberStiftung.de" w:date="2026-05-13T11:16:31Z" oouserid="oc9fcbeece51_Rissler-Pipka@MaxWeberStiftung.de">
        <w:r/>
      </w:ins>
      <w:r>
        <w:rPr>
          <w:rFonts w:cstheme="minorHAnsi"/>
          <w:lang w:val="en-GB"/>
        </w:rPr>
      </w:r>
    </w:p>
    <w:p>
      <w:pPr>
        <w:pStyle w:val="875"/>
        <w:numPr>
          <w:ilvl w:val="0"/>
          <w:numId w:val="7"/>
        </w:numPr>
        <w:pBdr>
          <w:top w:val="none" w:color="000000" w:sz="4" w:space="0"/>
          <w:left w:val="none" w:color="000000" w:sz="4" w:space="0"/>
          <w:bottom w:val="none" w:color="000000" w:sz="4" w:space="0"/>
          <w:right w:val="none" w:color="000000" w:sz="4" w:space="0"/>
        </w:pBdr>
        <w:spacing/>
        <w:ind/>
        <w:rPr>
          <w:rFonts w:cstheme="minorHAnsi"/>
          <w:lang w:val="en-GB"/>
        </w:rPr>
      </w:pPr>
      <w:r/>
      <w:commentRangeStart w:id="17"/>
      <w:r/>
      <w:commentRangeStart w:id="18"/>
      <w:r>
        <w:rPr>
          <w:rFonts w:cstheme="minorHAnsi"/>
          <w:lang w:val="en-GB"/>
        </w:rPr>
        <w:t xml:space="preserve">By assembling a </w:t>
      </w:r>
      <w:ins w:id="8" w:author="Rissler-Pipka@MaxWeberStiftung.de" w:date="2026-05-13T11:17:01Z" oouserid="oc9fcbeece51_Rissler-Pipka@MaxWeberStiftung.de">
        <w:r>
          <w:rPr>
            <w:rFonts w:cstheme="minorHAnsi"/>
            <w:lang w:val="en-GB"/>
          </w:rPr>
          <w:t xml:space="preserve">corpus into a </w:t>
        </w:r>
      </w:ins>
      <w:r>
        <w:rPr>
          <w:rFonts w:cstheme="minorHAnsi"/>
          <w:lang w:val="en-GB"/>
        </w:rPr>
        <w:t xml:space="preserve">new dataset</w:t>
      </w:r>
      <w:commentRangeEnd w:id="18"/>
      <w:r>
        <w:commentReference w:id="18"/>
      </w:r>
      <w:r>
        <w:rPr>
          <w:rStyle w:val="880"/>
          <w:rFonts w:cstheme="minorHAnsi"/>
          <w:sz w:val="22"/>
          <w:szCs w:val="22"/>
          <w:lang w:val="en-GB"/>
        </w:rPr>
      </w:r>
      <w:commentRangeEnd w:id="17"/>
      <w:r>
        <w:commentReference w:id="17"/>
      </w:r>
      <w:r>
        <w:rPr>
          <w:rFonts w:cstheme="minorHAnsi"/>
          <w:lang w:val="en-GB"/>
        </w:rPr>
        <w:t xml:space="preserve">, it is possible to freely decide on its structure and preparation. The digitisation of objects and the assignment of the relevant </w:t>
      </w:r>
      <w:commentRangeStart w:id="19"/>
      <w:r>
        <w:rPr>
          <w:rFonts w:cstheme="minorHAnsi"/>
          <w:lang w:val="en-GB"/>
        </w:rPr>
        <w:t xml:space="preserve">metadata </w:t>
      </w:r>
      <w:commentRangeEnd w:id="19"/>
      <w:r>
        <w:commentReference w:id="19"/>
      </w:r>
      <w:r>
        <w:rPr>
          <w:rFonts w:cstheme="minorHAnsi"/>
          <w:lang w:val="en-GB"/>
        </w:rPr>
        <w:t xml:space="preserve">can or must be discussed, planned and carried out with the institutions that hold the materials. If collections of source documents are being catalogued and made accessible for the first time, this needs to be carefully assessed</w:t>
      </w:r>
      <w:r>
        <w:rPr>
          <w:rFonts w:cstheme="minorHAnsi"/>
          <w:lang w:val="en-GB"/>
        </w:rPr>
        <w:t xml:space="preserve">. It might take a while before a sufficient amount of high-quality data is actually usable in the context of a DSE.</w:t>
      </w:r>
      <w:r>
        <w:rPr>
          <w:rFonts w:cstheme="minorHAnsi"/>
          <w:lang w:val="en-GB"/>
        </w:rPr>
      </w:r>
      <w:r>
        <w:rPr>
          <w:rFonts w:cstheme="minorHAnsi"/>
          <w:lang w:val="en-GB"/>
        </w:rPr>
      </w:r>
    </w:p>
    <w:p>
      <w:pPr>
        <w:pStyle w:val="875"/>
        <w:numPr>
          <w:ilvl w:val="0"/>
          <w:numId w:val="7"/>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Reusing data raises new questions: have the sources already been digitised, or only partially edited? What kinds of digital resource</w:t>
      </w:r>
      <w:r>
        <w:rPr>
          <w:rFonts w:cstheme="minorHAnsi"/>
          <w:lang w:val="en-GB"/>
        </w:rPr>
        <w:t xml:space="preserve">s are available for reuse (digital version, online database, a digital scholarly edition, etc.)? Under what condition can they be reused (data format, accessibility, interfaces, etc.)? Reuse often requires adapting the data to fit specific research needs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5. Long </w:t>
      </w:r>
      <w:r>
        <w:rPr>
          <w:rFonts w:cstheme="minorHAnsi"/>
          <w:b/>
          <w:bCs/>
          <w:lang w:val="en-GB"/>
        </w:rPr>
        <w:t xml:space="preserve">T</w:t>
      </w:r>
      <w:r>
        <w:rPr>
          <w:rFonts w:cstheme="minorHAnsi"/>
          <w:b/>
          <w:bCs/>
          <w:lang w:val="en-GB"/>
        </w:rPr>
        <w:t xml:space="preserve">erm </w:t>
      </w:r>
      <w:r>
        <w:rPr>
          <w:rFonts w:cstheme="minorHAnsi"/>
          <w:b/>
          <w:bCs/>
          <w:lang w:val="en-GB"/>
        </w:rPr>
        <w:t xml:space="preserve">P</w:t>
      </w:r>
      <w:r>
        <w:rPr>
          <w:rFonts w:cstheme="minorHAnsi"/>
          <w:b/>
          <w:bCs/>
          <w:lang w:val="en-GB"/>
        </w:rPr>
        <w:t xml:space="preserve">erspective on </w:t>
      </w:r>
      <w:r>
        <w:rPr>
          <w:rFonts w:cstheme="minorHAnsi"/>
          <w:b/>
          <w:bCs/>
          <w:lang w:val="en-GB"/>
        </w:rPr>
        <w:t xml:space="preserve">Y</w:t>
      </w:r>
      <w:r>
        <w:rPr>
          <w:rFonts w:cstheme="minorHAnsi"/>
          <w:b/>
          <w:bCs/>
          <w:lang w:val="en-GB"/>
        </w:rPr>
        <w:t xml:space="preserve">our </w:t>
      </w:r>
      <w:r>
        <w:rPr>
          <w:rFonts w:cstheme="minorHAnsi"/>
          <w:b/>
          <w:bCs/>
          <w:lang w:val="en-GB"/>
        </w:rPr>
        <w:t xml:space="preserve">E</w:t>
      </w:r>
      <w:r>
        <w:rPr>
          <w:rFonts w:cstheme="minorHAnsi"/>
          <w:b/>
          <w:bCs/>
          <w:lang w:val="en-GB"/>
        </w:rPr>
        <w:t xml:space="preserve">dition</w:t>
      </w:r>
      <w:r>
        <w:rPr>
          <w:rFonts w:cstheme="minorHAnsi"/>
          <w:lang w:val="en-GB"/>
        </w:rPr>
        <w:t xml:space="preserve"> for further methods). It is also possible to combine data from previous projects, wh</w:t>
      </w:r>
      <w:r>
        <w:rPr>
          <w:rFonts w:cstheme="minorHAnsi"/>
          <w:lang w:val="en-GB"/>
        </w:rPr>
        <w:t xml:space="preserve">ich typically implies data mapping. This can be time-consuming and requires specific skills. While standards can support this process, the specificity of individual projects often results in heterogeneous data models. These issues are discussed further in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4.2. The </w:t>
      </w:r>
      <w:r>
        <w:rPr>
          <w:rFonts w:cstheme="minorHAnsi"/>
          <w:b/>
          <w:bCs/>
          <w:lang w:val="en-GB"/>
        </w:rPr>
        <w:t xml:space="preserve">M</w:t>
      </w:r>
      <w:r>
        <w:rPr>
          <w:rFonts w:cstheme="minorHAnsi"/>
          <w:b/>
          <w:bCs/>
          <w:lang w:val="en-GB"/>
        </w:rPr>
        <w:t xml:space="preserve">any </w:t>
      </w:r>
      <w:r>
        <w:rPr>
          <w:rFonts w:cstheme="minorHAnsi"/>
          <w:b/>
          <w:bCs/>
          <w:lang w:val="en-GB"/>
        </w:rPr>
        <w:t xml:space="preserve">L</w:t>
      </w:r>
      <w:r>
        <w:rPr>
          <w:rFonts w:cstheme="minorHAnsi"/>
          <w:b/>
          <w:bCs/>
          <w:lang w:val="en-GB"/>
        </w:rPr>
        <w:t xml:space="preserve">ives of the Data</w:t>
      </w:r>
      <w:r>
        <w:rPr>
          <w:rFonts w:cstheme="minorHAnsi"/>
          <w:lang w:val="en-GB"/>
        </w:rPr>
        <w:t xml:space="preserve">, which focusses on data formats and standards.</w:t>
      </w:r>
      <w:r>
        <w:rPr>
          <w:rFonts w:cstheme="minorHAnsi"/>
          <w:lang w:val="en-GB"/>
        </w:rPr>
      </w:r>
      <w:r>
        <w:rPr>
          <w:rFonts w:cstheme="minorHAnsi"/>
          <w:lang w:val="en-GB"/>
        </w:rPr>
      </w:r>
    </w:p>
    <w:p>
      <w:pPr>
        <w:pStyle w:val="850"/>
        <w:pBdr/>
        <w:spacing/>
        <w:ind/>
        <w:rPr>
          <w:rFonts w:asciiTheme="minorHAnsi" w:hAnsiTheme="minorHAnsi" w:cstheme="minorHAnsi"/>
        </w:rPr>
      </w:pPr>
      <w:r/>
      <w:bookmarkStart w:id="106" w:name="_Toc226995704"/>
      <w:r>
        <w:rPr>
          <w:rFonts w:asciiTheme="minorHAnsi" w:hAnsiTheme="minorHAnsi" w:cstheme="minorHAnsi"/>
        </w:rPr>
        <w:t xml:space="preserve">Learn From Existing Editions and Join the Community</w:t>
      </w:r>
      <w:bookmarkEnd w:id="106"/>
      <w:r>
        <w:rPr>
          <w:rFonts w:asciiTheme="minorHAnsi" w:hAnsiTheme="minorHAnsi" w:cstheme="minorHAnsi"/>
        </w:rPr>
      </w:r>
      <w:r>
        <w:rPr>
          <w:rFonts w:asciiTheme="minorHAnsi" w:hAnsiTheme="minorHAnsi" w:cstheme="minorHAnsi"/>
        </w:rPr>
      </w:r>
    </w:p>
    <w:p>
      <w:pPr>
        <w:pBdr/>
        <w:spacing/>
        <w:ind/>
        <w:rPr>
          <w:rFonts w:cstheme="minorHAnsi"/>
          <w:lang w:val="en-GB"/>
        </w:rPr>
      </w:pPr>
      <w:r>
        <w:rPr>
          <w:rFonts w:cstheme="minorHAnsi"/>
          <w:lang w:val="en-GB"/>
        </w:rPr>
        <w:t xml:space="preserve">Like many digital practices, DSE</w:t>
      </w:r>
      <w:r>
        <w:rPr>
          <w:rFonts w:cstheme="minorHAnsi"/>
          <w:lang w:val="en-GB"/>
        </w:rPr>
        <w:t xml:space="preserve">s</w:t>
      </w:r>
      <w:r>
        <w:rPr>
          <w:rFonts w:cstheme="minorHAnsi"/>
          <w:lang w:val="en-GB"/>
        </w:rPr>
        <w:t xml:space="preserve"> are closely linked to the development of computing, with relevant literature dating back to the 1950s. DSE</w:t>
      </w:r>
      <w:r>
        <w:rPr>
          <w:rFonts w:cstheme="minorHAnsi"/>
          <w:lang w:val="en-GB"/>
        </w:rPr>
        <w:t xml:space="preserve">s</w:t>
      </w:r>
      <w:r>
        <w:rPr>
          <w:rFonts w:cstheme="minorHAnsi"/>
          <w:lang w:val="en-GB"/>
        </w:rPr>
        <w:t xml:space="preserve"> build on the methodologies of “classical” scholarly editing as well as on established academic evaluation and reputation mechanisms.</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Every digital scholarly edition builds on prior work. Its creators become part of a network of practitioners and can benefit from collective expertise. Exploring existing DSEs and identifying resources t</w:t>
      </w:r>
      <w:r>
        <w:rPr>
          <w:rFonts w:cstheme="minorHAnsi"/>
          <w:lang w:val="en-GB"/>
        </w:rPr>
        <w:t xml:space="preserve">hat can be reused can save newcomers time and effort. From existing editions, one can learn about different methods of data processing, observe a wide range of presentation formats, identify best practices, and become familiar with commonly used standards.</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Keep in mind: It is possible to reuse not only data, but also editorial models, data models and sometimes even user interface</w:t>
      </w:r>
      <w:r>
        <w:rPr>
          <w:rFonts w:cstheme="minorHAnsi"/>
          <w:lang w:val="en-GB"/>
        </w:rPr>
        <w:t xml:space="preserve">s. It is good practice for digital scholarly editions to publish their editorial guidelines. These can serve as valuable sources of inspiration when defining an editorial model. Previous editors may have encountered challenges that you are likely to face, </w:t>
      </w:r>
      <w:r>
        <w:rPr>
          <w:rFonts w:cstheme="minorHAnsi"/>
          <w:lang w:val="en-GB"/>
        </w:rPr>
        <w:t xml:space="preserve">and </w:t>
      </w:r>
      <w:r>
        <w:rPr>
          <w:rFonts w:cstheme="minorHAnsi"/>
          <w:lang w:val="en-GB"/>
        </w:rPr>
        <w:t xml:space="preserve">they have developed solutions to address them.</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At the same time, it is necessary to adapt the editorial models of other DSE</w:t>
      </w:r>
      <w:r>
        <w:rPr>
          <w:rFonts w:cstheme="minorHAnsi"/>
          <w:lang w:val="en-GB"/>
        </w:rPr>
        <w:t xml:space="preserve">s</w:t>
      </w:r>
      <w:r>
        <w:rPr>
          <w:rFonts w:cstheme="minorHAnsi"/>
          <w:lang w:val="en-GB"/>
        </w:rPr>
        <w:t xml:space="preserve"> to </w:t>
      </w:r>
      <w:r>
        <w:rPr>
          <w:rFonts w:cstheme="minorHAnsi"/>
          <w:lang w:val="en-GB"/>
        </w:rPr>
        <w:t xml:space="preserve">one’s own</w:t>
      </w:r>
      <w:r>
        <w:rPr>
          <w:rFonts w:cstheme="minorHAnsi"/>
          <w:lang w:val="en-GB"/>
        </w:rPr>
        <w:t xml:space="preserve"> project. This means following established editorial procedures, such as analysing primary sources, clarifying methods in accordance with the disciplinary field </w:t>
      </w:r>
      <w:commentRangeStart w:id="20"/>
      <w:r>
        <w:rPr>
          <w:rFonts w:cstheme="minorHAnsi"/>
          <w:lang w:val="en-GB"/>
        </w:rPr>
        <w:t xml:space="preserve">(for example in editorial philology, see the </w:t>
      </w:r>
      <w:r>
        <w:fldChar w:fldCharType="begin"/>
      </w:r>
      <w:r>
        <w:rPr>
          <w:lang w:val="en-US"/>
        </w:rPr>
        <w:instrText xml:space="preserve">HYPERLINK "https://www.digitale-edition.at/context:konde" \o "https://www.digitale-edition.at/context:konde"</w:instrText>
      </w:r>
      <w:r>
        <w:fldChar w:fldCharType="separate"/>
      </w:r>
      <w:r>
        <w:rPr>
          <w:rStyle w:val="874"/>
          <w:rFonts w:cstheme="minorHAnsi"/>
          <w:lang w:val="en-GB"/>
        </w:rPr>
        <w:t xml:space="preserve">KONDE Weißbuch</w:t>
      </w:r>
      <w:r>
        <w:fldChar w:fldCharType="end"/>
      </w:r>
      <w:r>
        <w:rPr>
          <w:rFonts w:cstheme="minorHAnsi"/>
          <w:lang w:val="en-GB"/>
        </w:rPr>
        <w:t xml:space="preserve">)</w:t>
      </w:r>
      <w:commentRangeEnd w:id="20"/>
      <w:r>
        <w:commentReference w:id="20"/>
      </w:r>
      <w:r>
        <w:rPr>
          <w:rFonts w:cstheme="minorHAnsi"/>
          <w:lang w:val="en-GB"/>
        </w:rPr>
        <w:t xml:space="preserve">, and identif</w:t>
      </w:r>
      <w:r>
        <w:rPr>
          <w:rFonts w:cstheme="minorHAnsi"/>
          <w:lang w:val="en-GB"/>
        </w:rPr>
        <w:t xml:space="preserve">ying the target audience (who is the edition addressing? who will use or reuse it?). These considerations help make appropriate adjustments to existing models.</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rPr>
      </w:pPr>
      <w:r>
        <w:rPr>
          <w:rFonts w:cstheme="minorHAnsi"/>
          <w:lang w:val="en-GB"/>
        </w:rPr>
        <w:t xml:space="preserve">Finally, do not forget to engage with the community. Researchers often rediscover features or approaches that have already been discussed for decades.</w:t>
      </w:r>
      <w:r>
        <w:rPr>
          <w:rFonts w:cstheme="minorHAnsi"/>
          <w:lang w:val="en-GB"/>
        </w:rPr>
        <w:t xml:space="preserve"> </w:t>
      </w:r>
      <w:r>
        <w:rPr>
          <w:rFonts w:cstheme="minorHAnsi"/>
          <w:lang w:val="en-GB"/>
        </w:rPr>
        <w:t xml:space="preserve">There is a very active community of digital editors that can provide guidance when needed. Do not hesitate to join, even as a beginner or </w:t>
      </w:r>
      <w:r>
        <w:rPr>
          <w:rFonts w:cstheme="minorHAnsi"/>
          <w:lang w:val="en-GB"/>
        </w:rPr>
        <w:t xml:space="preserve">an </w:t>
      </w:r>
      <w:r>
        <w:rPr>
          <w:rFonts w:cstheme="minorHAnsi"/>
          <w:lang w:val="en-GB"/>
        </w:rPr>
        <w:t xml:space="preserve">observer (</w:t>
      </w:r>
      <w:r>
        <w:rPr>
          <w:rFonts w:ascii="Segoe UI Symbol" w:hAnsi="Segoe UI Symbol" w:eastAsia="Times New Roman" w:cs="Segoe UI Symbol"/>
          <w:color w:val="000000"/>
          <w:highlight w:val="lightGray"/>
          <w:lang w:val="en-US"/>
        </w:rPr>
        <w:t xml:space="preserve">➚</w:t>
      </w:r>
      <w:r>
        <w:rPr>
          <w:rFonts w:eastAsia="Times New Roman" w:cstheme="minorHAnsi"/>
          <w:color w:val="000000"/>
          <w:highlight w:val="lightGray"/>
          <w:lang w:val="en-US"/>
        </w:rPr>
        <w:t xml:space="preserve"> </w:t>
      </w:r>
      <w:r>
        <w:rPr>
          <w:rFonts w:eastAsia="Times New Roman" w:cstheme="minorHAnsi"/>
          <w:b/>
          <w:bCs/>
          <w:color w:val="000000"/>
          <w:lang w:val="en-US"/>
        </w:rPr>
        <w:t xml:space="preserve">7.2. </w:t>
      </w:r>
      <w:r>
        <w:rPr>
          <w:rFonts w:eastAsia="Times New Roman" w:cstheme="minorHAnsi"/>
          <w:b/>
          <w:bCs/>
          <w:color w:val="000000"/>
        </w:rPr>
        <w:t xml:space="preserve">Appendix</w:t>
      </w:r>
      <w:r>
        <w:rPr>
          <w:rFonts w:cstheme="minorHAnsi"/>
          <w:b/>
          <w:bCs/>
          <w:lang w:val="en-GB"/>
        </w:rPr>
        <w:t xml:space="preserve">.</w:t>
      </w:r>
      <w:r>
        <w:rPr>
          <w:rFonts w:cstheme="minorHAnsi"/>
          <w:b/>
          <w:bCs/>
        </w:rPr>
        <w:t xml:space="preserve"> Resources</w:t>
      </w:r>
      <w:r>
        <w:rPr>
          <w:rFonts w:cstheme="minorHAnsi"/>
        </w:rPr>
        <w:t xml:space="preserv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r>
      <w:r>
        <w:rPr>
          <w:rFonts w:cstheme="minorHAnsi"/>
          <w:lang w:val="en-GB"/>
        </w:rPr>
      </w:r>
      <w:r>
        <w:rPr>
          <w:rFonts w:cstheme="minorHAnsi"/>
          <w:lang w:val="en-GB"/>
        </w:rPr>
      </w:r>
    </w:p>
    <w:p>
      <w:pPr>
        <w:pStyle w:val="849"/>
        <w:pBdr/>
        <w:spacing/>
        <w:ind/>
        <w:rPr>
          <w:rFonts w:asciiTheme="minorHAnsi" w:hAnsiTheme="minorHAnsi" w:cstheme="minorHAnsi"/>
        </w:rPr>
      </w:pPr>
      <w:r/>
      <w:bookmarkStart w:id="131" w:name="_Toc226995705"/>
      <w:r>
        <w:rPr>
          <w:rFonts w:asciiTheme="minorHAnsi" w:hAnsiTheme="minorHAnsi" w:cstheme="minorHAnsi"/>
        </w:rPr>
        <w:t xml:space="preserve">Doing It With the Right People</w:t>
      </w:r>
      <w:bookmarkEnd w:id="131"/>
      <w:r>
        <w:rPr>
          <w:rFonts w:asciiTheme="minorHAnsi" w:hAnsiTheme="minorHAnsi" w:cstheme="minorHAnsi"/>
        </w:rPr>
      </w:r>
      <w:r>
        <w:rPr>
          <w:rFonts w:asciiTheme="minorHAnsi" w:hAnsiTheme="minorHAnsi" w:cstheme="minorHAnsi"/>
        </w:rPr>
      </w:r>
    </w:p>
    <w:p>
      <w:pPr>
        <w:pStyle w:val="876"/>
        <w:pBdr/>
        <w:spacing/>
        <w:ind/>
        <w:rPr>
          <w:rFonts w:cstheme="minorHAnsi"/>
          <w:lang w:val="en-GB"/>
        </w:rPr>
      </w:pPr>
      <w:r>
        <w:rPr>
          <w:rFonts w:cstheme="minorHAnsi"/>
          <w:lang w:val="en-GB"/>
        </w:rPr>
        <w:t xml:space="preserve">Creating</w:t>
      </w:r>
      <w:r>
        <w:rPr>
          <w:rFonts w:cstheme="minorHAnsi"/>
          <w:lang w:val="en-GB"/>
        </w:rPr>
        <w:t xml:space="preserve"> a DSE requires a mixture of different skills (technical, editorial, in terms of content etc.). It also often relies on institutions providing infrastructures or services. The following helps you identify useful partners and </w:t>
      </w:r>
      <w:r>
        <w:rPr>
          <w:rFonts w:cstheme="minorHAnsi"/>
          <w:lang w:val="en-GB"/>
        </w:rPr>
        <w:t xml:space="preserve">connect </w:t>
      </w:r>
      <w:r>
        <w:rPr>
          <w:rFonts w:cstheme="minorHAnsi"/>
          <w:lang w:val="en-GB"/>
        </w:rPr>
        <w:t xml:space="preserve">your team </w:t>
      </w:r>
      <w:r>
        <w:rPr>
          <w:rFonts w:cstheme="minorHAnsi"/>
          <w:lang w:val="en-GB"/>
        </w:rPr>
        <w:t xml:space="preserve">with </w:t>
      </w:r>
      <w:r>
        <w:rPr>
          <w:rFonts w:cstheme="minorHAnsi"/>
          <w:lang w:val="en-GB"/>
        </w:rPr>
        <w:t xml:space="preserve">the large community of digital scholarly editors.</w:t>
      </w:r>
      <w:r>
        <w:rPr>
          <w:rFonts w:cstheme="minorHAnsi"/>
          <w:lang w:val="en-GB"/>
        </w:rPr>
      </w:r>
      <w:r>
        <w:rPr>
          <w:rFonts w:cstheme="minorHAnsi"/>
          <w:lang w:val="en-GB"/>
        </w:rPr>
      </w:r>
    </w:p>
    <w:p>
      <w:pPr>
        <w:pStyle w:val="877"/>
        <w:pBdr/>
        <w:spacing/>
        <w:ind/>
        <w:rPr>
          <w:rFonts w:cstheme="minorHAnsi"/>
          <w:i/>
          <w:lang w:val="en-GB"/>
        </w:rPr>
      </w:pPr>
      <w:r>
        <w:rPr>
          <w:rFonts w:cstheme="minorHAnsi"/>
          <w:lang w:val="en-GB"/>
        </w:rPr>
        <w:t xml:space="preserve">Keyword</w:t>
      </w:r>
      <w:r>
        <w:rPr>
          <w:rFonts w:cstheme="minorHAnsi"/>
          <w:i/>
          <w:lang w:val="en-GB"/>
        </w:rPr>
        <w:t xml:space="preserve">s</w:t>
      </w:r>
      <w:r>
        <w:rPr>
          <w:rFonts w:cstheme="minorHAnsi"/>
          <w:i/>
          <w:lang w:val="en-GB"/>
        </w:rPr>
      </w:r>
      <w:r>
        <w:rPr>
          <w:rFonts w:cstheme="minorHAnsi"/>
          <w:i/>
          <w:lang w:val="en-GB"/>
        </w:rPr>
      </w:r>
    </w:p>
    <w:p>
      <w:pPr>
        <w:pStyle w:val="877"/>
        <w:pBdr/>
        <w:spacing/>
        <w:ind/>
        <w:rPr>
          <w:rFonts w:cstheme="minorHAnsi"/>
          <w:i w:val="0"/>
          <w:iCs w:val="0"/>
        </w:rPr>
      </w:pPr>
      <w:r>
        <w:rPr>
          <w:rFonts w:cstheme="minorHAnsi"/>
          <w:lang w:val="en-GB"/>
        </w:rPr>
        <w:t xml:space="preserve">Keyword1</w:t>
      </w:r>
      <w:r>
        <w:rPr>
          <w:rFonts w:cstheme="minorHAnsi"/>
          <w:i/>
          <w:lang w:val="en-GB"/>
        </w:rPr>
        <w:t xml:space="preserve">: </w:t>
      </w:r>
      <w:commentRangeStart w:id="21"/>
      <w:r>
        <w:rPr>
          <w:rFonts w:cstheme="minorHAnsi"/>
          <w:i w:val="0"/>
          <w:iCs w:val="0"/>
          <w:lang w:val="en-GB"/>
        </w:rPr>
        <w:t xml:space="preserve">Support</w:t>
      </w:r>
      <w:commentRangeEnd w:id="21"/>
      <w:r>
        <w:commentReference w:id="21"/>
      </w:r>
      <w:r>
        <w:rPr>
          <w:rFonts w:cstheme="minorHAnsi"/>
          <w:i w:val="0"/>
          <w:iCs w:val="0"/>
        </w:rPr>
      </w:r>
      <w:r>
        <w:rPr>
          <w:rFonts w:cstheme="minorHAnsi"/>
          <w:i w:val="0"/>
          <w:iCs w:val="0"/>
        </w:rPr>
      </w:r>
    </w:p>
    <w:p>
      <w:pPr>
        <w:pStyle w:val="877"/>
        <w:pBdr/>
        <w:spacing/>
        <w:ind/>
        <w:rPr>
          <w:rFonts w:cstheme="minorHAnsi"/>
          <w:i w:val="0"/>
          <w:iCs w:val="0"/>
        </w:rPr>
      </w:pPr>
      <w:r>
        <w:rPr>
          <w:rFonts w:cstheme="minorHAnsi"/>
          <w:lang w:val="en-GB"/>
        </w:rPr>
        <w:t xml:space="preserve">Keyword2</w:t>
      </w:r>
      <w:r>
        <w:rPr>
          <w:rFonts w:cstheme="minorHAnsi"/>
          <w:i/>
          <w:lang w:val="en-GB"/>
        </w:rPr>
        <w:t xml:space="preserve">: </w:t>
      </w:r>
      <w:r>
        <w:rPr>
          <w:rFonts w:cstheme="minorHAnsi"/>
          <w:i w:val="0"/>
          <w:iCs w:val="0"/>
          <w:lang w:val="en-GB"/>
        </w:rPr>
        <w:t xml:space="preserve">Community</w:t>
      </w:r>
      <w:r>
        <w:rPr>
          <w:rFonts w:cstheme="minorHAnsi"/>
          <w:i w:val="0"/>
          <w:iCs w:val="0"/>
        </w:rPr>
      </w:r>
      <w:r>
        <w:rPr>
          <w:rFonts w:cstheme="minorHAnsi"/>
          <w:i w:val="0"/>
          <w:iCs w:val="0"/>
        </w:rPr>
      </w:r>
    </w:p>
    <w:p>
      <w:pPr>
        <w:pStyle w:val="877"/>
        <w:pBdr/>
        <w:spacing/>
        <w:ind/>
        <w:rPr>
          <w:rFonts w:cstheme="minorHAnsi"/>
          <w:i w:val="0"/>
          <w:iCs w:val="0"/>
        </w:rPr>
      </w:pPr>
      <w:r>
        <w:rPr>
          <w:rFonts w:cstheme="minorHAnsi"/>
          <w:lang w:val="en-GB"/>
        </w:rPr>
        <w:t xml:space="preserve">Keyword3</w:t>
      </w:r>
      <w:r>
        <w:rPr>
          <w:rFonts w:cstheme="minorHAnsi"/>
          <w:i/>
          <w:lang w:val="en-GB"/>
        </w:rPr>
        <w:t xml:space="preserve">: </w:t>
      </w:r>
      <w:r>
        <w:rPr>
          <w:rFonts w:cstheme="minorHAnsi"/>
          <w:i w:val="0"/>
          <w:iCs w:val="0"/>
          <w:lang w:val="en-GB"/>
        </w:rPr>
        <w:t xml:space="preserve">Team composition</w:t>
      </w:r>
      <w:r>
        <w:rPr>
          <w:rFonts w:cstheme="minorHAnsi"/>
          <w:i w:val="0"/>
          <w:iCs w:val="0"/>
        </w:rPr>
      </w:r>
      <w:r>
        <w:rPr>
          <w:rFonts w:cstheme="minorHAnsi"/>
          <w:i w:val="0"/>
          <w:iCs w:val="0"/>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0"/>
        <w:numPr>
          <w:ilvl w:val="0"/>
          <w:numId w:val="0"/>
        </w:numPr>
        <w:pBdr/>
        <w:spacing/>
        <w:ind w:left="349"/>
        <w:rPr>
          <w:rFonts w:asciiTheme="minorHAnsi" w:hAnsiTheme="minorHAnsi" w:cstheme="minorHAnsi"/>
        </w:rPr>
      </w:pPr>
      <w:r/>
      <w:bookmarkStart w:id="139" w:name="_Toc226995706"/>
      <w:r>
        <w:rPr>
          <w:rFonts w:asciiTheme="minorHAnsi" w:hAnsiTheme="minorHAnsi" w:cstheme="minorHAnsi"/>
        </w:rPr>
        <w:t xml:space="preserve">1.2.1 Build Up Your Team According to Your Needs</w:t>
      </w:r>
      <w:bookmarkEnd w:id="139"/>
      <w:r>
        <w:rPr>
          <w:rFonts w:asciiTheme="minorHAnsi" w:hAnsiTheme="minorHAnsi" w:cstheme="minorHAnsi"/>
        </w:rPr>
      </w:r>
      <w:r>
        <w:rPr>
          <w:rFonts w:asciiTheme="minorHAnsi" w:hAnsiTheme="minorHAnsi" w:cstheme="minorHAnsi"/>
        </w:rPr>
      </w:r>
    </w:p>
    <w:p>
      <w:pPr>
        <w:pBdr/>
        <w:spacing/>
        <w:ind/>
        <w:rPr>
          <w:rFonts w:cstheme="minorHAnsi"/>
          <w:lang w:val="en-GB"/>
        </w:rPr>
      </w:pPr>
      <w:r/>
      <w:commentRangeStart w:id="22"/>
      <w:r/>
      <w:commentRangeStart w:id="23"/>
      <w:r>
        <w:rPr>
          <w:rFonts w:cstheme="minorHAnsi"/>
          <w:lang w:val="en-GB"/>
        </w:rPr>
        <w:t xml:space="preserve">A DSE is a collective endeavour.</w:t>
      </w:r>
      <w:commentRangeEnd w:id="23"/>
      <w:r>
        <w:commentReference w:id="23"/>
      </w:r>
      <w:r>
        <w:rPr>
          <w:rStyle w:val="880"/>
          <w:rFonts w:cstheme="minorHAnsi"/>
          <w:sz w:val="24"/>
          <w:szCs w:val="24"/>
          <w:lang w:val="en-GB"/>
        </w:rPr>
      </w:r>
      <w:commentRangeEnd w:id="22"/>
      <w:r>
        <w:commentReference w:id="22"/>
      </w:r>
      <w:r>
        <w:rPr>
          <w:rFonts w:cstheme="minorHAnsi"/>
          <w:lang w:val="en-GB"/>
        </w:rPr>
        <w:t xml:space="preserve"> To turn this general vision into a reality, an editor needs a team of allies with various</w:t>
      </w:r>
      <w:r>
        <w:rPr>
          <w:rFonts w:cstheme="minorHAnsi"/>
          <w:lang w:val="en-GB"/>
        </w:rPr>
        <w:t xml:space="preserve">,</w:t>
      </w:r>
      <w:r>
        <w:rPr>
          <w:rFonts w:cstheme="minorHAnsi"/>
          <w:lang w:val="en-GB"/>
        </w:rPr>
        <w:t xml:space="preserve"> complementary skills. The team dedicated to a DSE can include IT </w:t>
      </w:r>
      <w:r>
        <w:rPr>
          <w:rFonts w:cstheme="minorHAnsi"/>
          <w:lang w:val="en-GB"/>
        </w:rPr>
        <w:t xml:space="preserve">staff, digital humanists or computer scientists contributing to the digital infrastructure (</w:t>
      </w:r>
      <w:r>
        <w:rPr>
          <w:rFonts w:cstheme="minorHAnsi"/>
          <w:lang w:val="en-GB"/>
        </w:rPr>
        <w:t xml:space="preserve">setting up </w:t>
      </w:r>
      <w:r>
        <w:rPr>
          <w:rFonts w:cstheme="minorHAnsi"/>
          <w:lang w:val="en-GB"/>
        </w:rPr>
        <w:t xml:space="preserve">servers, </w:t>
      </w:r>
      <w:r>
        <w:rPr>
          <w:rFonts w:cstheme="minorHAnsi"/>
          <w:lang w:val="en-GB"/>
        </w:rPr>
        <w:t xml:space="preserve">managing </w:t>
      </w:r>
      <w:r>
        <w:rPr>
          <w:rFonts w:cstheme="minorHAnsi"/>
          <w:lang w:val="en-GB"/>
        </w:rPr>
        <w:t xml:space="preserve">repositories, </w:t>
      </w:r>
      <w:r>
        <w:rPr>
          <w:rFonts w:cstheme="minorHAnsi"/>
          <w:lang w:val="en-GB"/>
        </w:rPr>
        <w:t xml:space="preserve">developing, installing, and maintaining </w:t>
      </w:r>
      <w:r>
        <w:rPr>
          <w:rFonts w:cstheme="minorHAnsi"/>
          <w:lang w:val="en-GB"/>
        </w:rPr>
        <w:t xml:space="preserve">software,...) and researchers from various fields involved in the edition. Interdisciplinary work requires time and</w:t>
      </w:r>
      <w:r>
        <w:rPr>
          <w:rFonts w:cstheme="minorHAnsi"/>
          <w:lang w:val="en-GB"/>
        </w:rPr>
        <w:t xml:space="preserve"> the</w:t>
      </w:r>
      <w:r>
        <w:rPr>
          <w:rFonts w:cstheme="minorHAnsi"/>
          <w:lang w:val="en-GB"/>
        </w:rPr>
        <w:t xml:space="preserve"> collective </w:t>
      </w:r>
      <w:r>
        <w:rPr>
          <w:rFonts w:cstheme="minorHAnsi"/>
          <w:lang w:val="en-GB"/>
        </w:rPr>
        <w:t xml:space="preserve">effort of</w:t>
      </w:r>
      <w:r>
        <w:rPr>
          <w:rFonts w:cstheme="minorHAnsi"/>
          <w:lang w:val="en-GB"/>
        </w:rPr>
        <w:t xml:space="preserve"> people with different backgrounds to understand each other. Collective work is also built on trust and respect, relying on the experience and advice of all team members.</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Clarifying each team member’s role helps individuals find their place within the overall setting. However, roles </w:t>
      </w:r>
      <w:r>
        <w:rPr>
          <w:rFonts w:cstheme="minorHAnsi"/>
          <w:lang w:val="en-GB"/>
        </w:rPr>
        <w:t xml:space="preserve">tend to change during the project’s life time </w:t>
      </w:r>
      <w:r>
        <w:rPr>
          <w:rFonts w:cstheme="minorHAnsi"/>
          <w:lang w:val="en-GB"/>
        </w:rPr>
        <w:t xml:space="preserve">, especially as team members acquire new skills </w:t>
      </w:r>
      <w:r>
        <w:rPr>
          <w:rFonts w:cstheme="minorHAnsi"/>
          <w:lang w:val="en-GB"/>
        </w:rPr>
        <w:t xml:space="preserve">along the way</w:t>
      </w:r>
      <w:r>
        <w:rPr>
          <w:rFonts w:cstheme="minorHAnsi"/>
          <w:lang w:val="en-GB"/>
        </w:rPr>
        <w:t xml:space="preserve">. The composition of the team may also evolve over time, as new skill requirements emerge.</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0"/>
        <w:numPr>
          <w:ilvl w:val="0"/>
          <w:numId w:val="0"/>
        </w:numPr>
        <w:pBdr/>
        <w:spacing/>
        <w:ind w:left="349"/>
        <w:rPr>
          <w:rFonts w:asciiTheme="minorHAnsi" w:hAnsiTheme="minorHAnsi" w:cstheme="minorHAnsi"/>
        </w:rPr>
      </w:pPr>
      <w:r/>
      <w:bookmarkStart w:id="155" w:name="_Toc226995707"/>
      <w:r>
        <w:rPr>
          <w:rFonts w:asciiTheme="minorHAnsi" w:hAnsiTheme="minorHAnsi" w:cstheme="minorHAnsi"/>
        </w:rPr>
        <w:t xml:space="preserve">1.2.2. Institutions</w:t>
      </w:r>
      <w:bookmarkEnd w:id="155"/>
      <w:r>
        <w:rPr>
          <w:rFonts w:asciiTheme="minorHAnsi" w:hAnsiTheme="minorHAnsi" w:cstheme="minorHAnsi"/>
        </w:rPr>
      </w:r>
      <w:r>
        <w:rPr>
          <w:rFonts w:asciiTheme="minorHAnsi" w:hAnsiTheme="minorHAnsi" w:cstheme="minorHAnsi"/>
        </w:rPr>
      </w:r>
    </w:p>
    <w:p>
      <w:pPr>
        <w:pBdr/>
        <w:spacing/>
        <w:ind/>
        <w:rPr>
          <w:rFonts w:cstheme="minorHAnsi"/>
          <w:highlight w:val="none"/>
          <w:lang w:val="en-GB"/>
        </w:rPr>
      </w:pPr>
      <w:r>
        <w:rPr>
          <w:rFonts w:cstheme="minorHAnsi"/>
          <w:lang w:val="en-GB"/>
        </w:rPr>
        <w:t xml:space="preserve">In any project, d</w:t>
      </w:r>
      <w:r>
        <w:rPr>
          <w:rFonts w:cstheme="minorHAnsi"/>
          <w:lang w:val="en-GB"/>
        </w:rPr>
        <w:t xml:space="preserve">ata should not be stored solely on a personal computer</w:t>
      </w:r>
      <w:r>
        <w:rPr>
          <w:rFonts w:cstheme="minorHAnsi"/>
          <w:lang w:val="en-GB"/>
        </w:rPr>
        <w:t xml:space="preserve">, but on a </w:t>
      </w:r>
      <w:r>
        <w:rPr>
          <w:rFonts w:cstheme="minorHAnsi"/>
          <w:i/>
          <w:iCs/>
          <w:lang w:val="en-GB"/>
        </w:rPr>
        <w:t xml:space="preserve">secure</w:t>
      </w:r>
      <w:r>
        <w:rPr>
          <w:rFonts w:cstheme="minorHAnsi"/>
          <w:lang w:val="en-GB"/>
        </w:rPr>
        <w:t xml:space="preserve"> repository like an institutional cloud. This ensures that data </w:t>
      </w:r>
      <w:r>
        <w:rPr>
          <w:rFonts w:cstheme="minorHAnsi"/>
          <w:lang w:val="en-US"/>
        </w:rPr>
        <w:t xml:space="preserve">remains accessible, well organised, and reusable throughout the project, and facilitates its later publication in line with the FAIR principles.</w:t>
      </w:r>
      <w:r>
        <w:rPr>
          <w:rFonts w:cstheme="minorHAnsi"/>
          <w:lang w:val="en-GB"/>
        </w:rPr>
        <w:t xml:space="preserve"> This applies not only to the editorial team creating the edition, but also to others who may be interested in its content. It is also good practice to keep data accessible even if no further work is carried out on the edition.</w:t>
      </w:r>
      <w:r>
        <w:rPr>
          <w:rFonts w:cstheme="minorHAnsi"/>
          <w:highlight w:val="none"/>
          <w:lang w:val="en-GB"/>
        </w:rPr>
      </w:r>
      <w:r>
        <w:rPr>
          <w:rFonts w:cstheme="minorHAnsi"/>
          <w:highlight w:val="none"/>
          <w:lang w:val="en-GB"/>
        </w:rPr>
      </w:r>
    </w:p>
    <w:p>
      <w:pPr>
        <w:pBdr/>
        <w:spacing/>
        <w:ind/>
        <w:rPr>
          <w:rFonts w:cstheme="minorHAnsi"/>
          <w:highlight w:val="yellow"/>
          <w:lang w:val="en-US"/>
        </w:rPr>
      </w:pPr>
      <w:r>
        <w:rPr>
          <w:rFonts w:cstheme="minorHAnsi"/>
          <w:lang w:val="en-GB"/>
        </w:rPr>
      </w:r>
      <w:r>
        <w:t xml:space="preserve">In many countries, a DSE project can get support from research and memory institutions.</w:t>
      </w:r>
      <w:r>
        <w:rPr>
          <w:rFonts w:cstheme="minorHAnsi"/>
          <w:highlight w:val="yellow"/>
          <w:lang w:val="en-US"/>
        </w:rPr>
      </w:r>
      <w:r>
        <w:rPr>
          <w:rFonts w:cstheme="minorHAnsi"/>
          <w:highlight w:val="yellow"/>
          <w:lang w:val="en-US"/>
        </w:rPr>
      </w:r>
    </w:p>
    <w:p>
      <w:pPr>
        <w:pBdr/>
        <w:spacing/>
        <w:ind/>
        <w:rPr>
          <w:rFonts w:cstheme="minorHAnsi"/>
          <w:lang w:val="en-GB"/>
        </w:rPr>
      </w:pPr>
      <w:r>
        <w:rPr>
          <w:rFonts w:cstheme="minorHAnsi"/>
          <w:b/>
          <w:bCs/>
          <w:lang w:val="en-GB"/>
        </w:rPr>
        <w:t xml:space="preserve">GLAM institutions</w:t>
      </w:r>
      <w:r>
        <w:rPr>
          <w:rFonts w:cstheme="minorHAnsi"/>
          <w:lang w:val="en-GB"/>
        </w:rPr>
        <w:t xml:space="preserve">: Memory institutions are public or private organisations responsible for collecting, cataloguing, restoring, </w:t>
      </w:r>
      <w:r>
        <w:rPr>
          <w:rFonts w:cstheme="minorHAnsi"/>
          <w:lang w:val="en-GB"/>
        </w:rPr>
        <w:t xml:space="preserve">preserving</w:t>
      </w:r>
      <w:r>
        <w:rPr>
          <w:rFonts w:cstheme="minorHAnsi"/>
          <w:lang w:val="en-GB"/>
        </w:rPr>
        <w:t xml:space="preserve"> and communicating</w:t>
      </w:r>
      <w:r>
        <w:rPr>
          <w:rFonts w:cstheme="minorHAnsi"/>
          <w:lang w:val="en-GB"/>
        </w:rPr>
        <w:t xml:space="preserve"> cultural or historical objects. </w:t>
      </w:r>
      <w:commentRangeStart w:id="24"/>
      <w:r>
        <w:rPr>
          <w:rFonts w:cstheme="minorHAnsi"/>
          <w:lang w:val="en-GB"/>
        </w:rPr>
        <w:t xml:space="preserve">They are often referred to by the acronym GLAM for </w:t>
      </w:r>
      <w:r>
        <w:rPr>
          <w:rFonts w:cstheme="minorHAnsi"/>
          <w:b/>
          <w:bCs/>
          <w:lang w:val="en-GB"/>
        </w:rPr>
        <w:t xml:space="preserve">G</w:t>
      </w:r>
      <w:r>
        <w:rPr>
          <w:rFonts w:cstheme="minorHAnsi"/>
          <w:lang w:val="en-GB"/>
        </w:rPr>
        <w:t xml:space="preserve">alleries, </w:t>
      </w:r>
      <w:r>
        <w:rPr>
          <w:rFonts w:cstheme="minorHAnsi"/>
          <w:b/>
          <w:bCs/>
          <w:lang w:val="en-GB"/>
        </w:rPr>
        <w:t xml:space="preserve">L</w:t>
      </w:r>
      <w:r>
        <w:rPr>
          <w:rFonts w:cstheme="minorHAnsi"/>
          <w:lang w:val="en-GB"/>
        </w:rPr>
        <w:t xml:space="preserve">ibraries, </w:t>
      </w:r>
      <w:r>
        <w:rPr>
          <w:rFonts w:cstheme="minorHAnsi"/>
          <w:b/>
          <w:bCs/>
          <w:lang w:val="en-GB"/>
        </w:rPr>
        <w:t xml:space="preserve">A</w:t>
      </w:r>
      <w:r>
        <w:rPr>
          <w:rFonts w:cstheme="minorHAnsi"/>
          <w:lang w:val="en-GB"/>
        </w:rPr>
        <w:t xml:space="preserve">rchives and </w:t>
      </w:r>
      <w:r>
        <w:rPr>
          <w:rFonts w:cstheme="minorHAnsi"/>
          <w:b/>
          <w:bCs/>
          <w:lang w:val="en-GB"/>
        </w:rPr>
        <w:t xml:space="preserve">M</w:t>
      </w:r>
      <w:r>
        <w:rPr>
          <w:rFonts w:cstheme="minorHAnsi"/>
          <w:lang w:val="en-GB"/>
        </w:rPr>
        <w:t xml:space="preserve">useums</w:t>
      </w:r>
      <w:commentRangeEnd w:id="24"/>
      <w:r>
        <w:commentReference w:id="24"/>
      </w:r>
      <w:r>
        <w:rPr>
          <w:rFonts w:cstheme="minorHAnsi"/>
          <w:lang w:val="en-GB"/>
        </w:rPr>
        <w:t xml:space="preserve">. </w:t>
      </w:r>
      <w:commentRangeStart w:id="25"/>
      <w:r>
        <w:rPr>
          <w:rFonts w:cstheme="minorHAnsi"/>
          <w:lang w:val="en-GB"/>
        </w:rPr>
        <w:t xml:space="preserve">In the context of digital publishi</w:t>
      </w:r>
      <w:r>
        <w:rPr>
          <w:rFonts w:cstheme="minorHAnsi"/>
          <w:lang w:val="en-GB"/>
        </w:rPr>
        <w:t xml:space="preserve">ng, these institutions fulfil several missions: they offer valuable expertise in the field of creation and management of metadata; they guarantee (in most cases) the long-term preservation of data in the face of digital obsolescence; they can manage data s</w:t>
      </w:r>
      <w:r>
        <w:rPr>
          <w:rFonts w:cstheme="minorHAnsi"/>
          <w:lang w:val="en-GB"/>
        </w:rPr>
        <w:t xml:space="preserve">torage; they have expertise in software independence, open formats and documentation; they can assign and maintain stable identifiers (DOI), etc. And last but not least, they can hold and preserve the original documents that are the subject of the edition.</w:t>
      </w:r>
      <w:commentRangeEnd w:id="25"/>
      <w:r>
        <w:commentReference w:id="25"/>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In the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7. Appendix</w:t>
      </w:r>
      <w:r>
        <w:rPr>
          <w:rFonts w:cstheme="minorHAnsi"/>
          <w:lang w:val="en-GB"/>
        </w:rPr>
        <w:t xml:space="preserve">, you will find a list of relevant institutions.</w:t>
      </w:r>
      <w:r>
        <w:rPr>
          <w:rFonts w:cstheme="minorHAnsi"/>
          <w:lang w:val="en-GB"/>
        </w:rPr>
      </w:r>
      <w:r>
        <w:rPr>
          <w:rFonts w:cstheme="minorHAnsi"/>
          <w:lang w:val="en-GB"/>
        </w:rPr>
      </w:r>
    </w:p>
    <w:p>
      <w:pPr>
        <w:pBdr/>
        <w:spacing/>
        <w:ind/>
        <w:rPr>
          <w:rFonts w:cstheme="minorHAnsi"/>
          <w:lang w:val="en-GB"/>
        </w:rPr>
      </w:pPr>
      <w:r>
        <w:rPr>
          <w:rFonts w:cstheme="minorHAnsi"/>
          <w:b/>
          <w:bCs/>
          <w:lang w:val="en-GB"/>
        </w:rPr>
        <w:t xml:space="preserve">IT support units</w:t>
      </w:r>
      <w:r>
        <w:rPr>
          <w:rFonts w:cstheme="minorHAnsi"/>
          <w:lang w:val="en-GB"/>
        </w:rPr>
        <w:t xml:space="preserve">: Universities generally have IT units responsible for supporting research activities. This support may, or may not, include the use and maintenance of digital tools as well as data </w:t>
      </w:r>
      <w:r>
        <w:rPr>
          <w:rFonts w:cstheme="minorHAnsi"/>
          <w:lang w:val="en-GB"/>
        </w:rPr>
        <w:t xml:space="preserve">modelling or structuring. IT support units play a crucial advisory role in selecting software solutions that comply with interoperability standards, and ensuring the best practices in data governance (such as personal data protection or backup procedures).</w:t>
      </w:r>
      <w:r>
        <w:rPr>
          <w:rFonts w:cstheme="minorHAnsi"/>
          <w:lang w:val="en-GB"/>
        </w:rPr>
      </w:r>
      <w:r>
        <w:rPr>
          <w:rFonts w:cstheme="minorHAnsi"/>
          <w:lang w:val="en-GB"/>
        </w:rPr>
      </w:r>
    </w:p>
    <w:p>
      <w:pPr>
        <w:pBdr/>
        <w:spacing/>
        <w:ind/>
        <w:rPr>
          <w:rFonts w:cstheme="minorHAnsi"/>
          <w:lang w:val="en-GB"/>
        </w:rPr>
      </w:pPr>
      <w:r>
        <w:rPr>
          <w:rFonts w:cstheme="minorHAnsi"/>
          <w:b/>
          <w:bCs/>
          <w:lang w:val="en-GB"/>
        </w:rPr>
        <w:t xml:space="preserve">DH professionals</w:t>
      </w:r>
      <w:r>
        <w:rPr>
          <w:rFonts w:cstheme="minorHAnsi"/>
          <w:lang w:val="en-GB"/>
        </w:rPr>
        <w:t xml:space="preserve">: There are now also various DH labs or DH cent</w:t>
      </w:r>
      <w:r>
        <w:rPr>
          <w:rFonts w:cstheme="minorHAnsi"/>
          <w:lang w:val="en-GB"/>
        </w:rPr>
        <w:t xml:space="preserve">r</w:t>
      </w:r>
      <w:r>
        <w:rPr>
          <w:rFonts w:cstheme="minorHAnsi"/>
          <w:lang w:val="en-GB"/>
        </w:rPr>
        <w:t xml:space="preserve">e</w:t>
      </w:r>
      <w:r>
        <w:rPr>
          <w:rFonts w:cstheme="minorHAnsi"/>
          <w:lang w:val="en-GB"/>
        </w:rPr>
        <w:t xml:space="preserve">s that specialise in digital editions (</w:t>
      </w:r>
      <w:commentRangeStart w:id="26"/>
      <w:r/>
      <w:commentRangeStart w:id="27"/>
      <w:r>
        <w:rPr>
          <w:rFonts w:cstheme="minorHAnsi"/>
          <w:lang w:val="en-GB"/>
        </w:rPr>
        <w:t xml:space="preserve">for example:</w:t>
      </w:r>
      <w:commentRangeEnd w:id="27"/>
      <w:r>
        <w:commentReference w:id="27"/>
      </w:r>
      <w:r>
        <w:rPr>
          <w:rStyle w:val="880"/>
          <w:rFonts w:cstheme="minorHAnsi"/>
          <w:sz w:val="24"/>
          <w:szCs w:val="24"/>
          <w:lang w:val="en-GB"/>
        </w:rPr>
      </w:r>
      <w:commentRangeEnd w:id="26"/>
      <w:r>
        <w:commentReference w:id="26"/>
      </w:r>
      <w:r>
        <w:rPr>
          <w:rFonts w:cstheme="minorHAnsi"/>
          <w:lang w:val="en-GB"/>
        </w:rPr>
        <w:t xml:space="preserve"> </w:t>
      </w:r>
      <w:r>
        <w:fldChar w:fldCharType="begin"/>
      </w:r>
      <w:r>
        <w:rPr>
          <w:lang w:val="en-US"/>
        </w:rPr>
        <w:instrText xml:space="preserve">HYPERLINK "https://tcdh.uni-trier.de/de" \o "https://tcdh.uni-trier.de/de"</w:instrText>
      </w:r>
      <w:r>
        <w:fldChar w:fldCharType="separate"/>
      </w:r>
      <w:r>
        <w:rPr>
          <w:rStyle w:val="874"/>
          <w:rFonts w:cstheme="minorHAnsi"/>
          <w:lang w:val="en-GB"/>
        </w:rPr>
        <w:t xml:space="preserve">Trier Center for Digital Humanities</w:t>
      </w:r>
      <w:r>
        <w:fldChar w:fldCharType="end"/>
      </w:r>
      <w:r>
        <w:rPr>
          <w:rFonts w:cstheme="minorHAnsi"/>
          <w:lang w:val="en-GB"/>
        </w:rPr>
        <w:t xml:space="preserve"> or </w:t>
      </w:r>
      <w:r>
        <w:fldChar w:fldCharType="begin"/>
      </w:r>
      <w:r>
        <w:rPr>
          <w:lang w:val="en-US"/>
        </w:rPr>
        <w:instrText xml:space="preserve">HYPERLINK "https://dhbern.github.io/content/services/research-support/" \o "https://dhbern.github.io/content/services/research-support/"</w:instrText>
      </w:r>
      <w:r>
        <w:fldChar w:fldCharType="separate"/>
      </w:r>
      <w:r>
        <w:rPr>
          <w:rStyle w:val="874"/>
          <w:rFonts w:cstheme="minorHAnsi"/>
          <w:lang w:val="en-GB"/>
        </w:rPr>
        <w:t xml:space="preserve">DH University Berne</w:t>
      </w:r>
      <w:r>
        <w:fldChar w:fldCharType="end"/>
      </w:r>
      <w:r>
        <w:rPr>
          <w:rFonts w:cstheme="minorHAnsi"/>
          <w:lang w:val="en-GB"/>
        </w:rPr>
        <w:t xml:space="preserve">). These units often oversee several projects (a</w:t>
      </w:r>
      <w:r>
        <w:rPr>
          <w:rFonts w:cstheme="minorHAnsi"/>
          <w:lang w:val="en-GB"/>
        </w:rPr>
        <w:t xml:space="preserve">cross one or more institutions) simultaneously. They generally offer their services on a fee basis.</w:t>
      </w:r>
      <w:r>
        <w:rPr>
          <w:rFonts w:cstheme="minorHAnsi"/>
          <w:lang w:val="en-GB"/>
        </w:rPr>
      </w:r>
      <w:r>
        <w:rPr>
          <w:rFonts w:cstheme="minorHAnsi"/>
          <w:lang w:val="en-GB"/>
        </w:rPr>
      </w:r>
    </w:p>
    <w:p>
      <w:pPr>
        <w:pBdr/>
        <w:spacing/>
        <w:ind/>
        <w:rPr>
          <w:rFonts w:cstheme="minorHAnsi"/>
          <w:lang w:val="en-GB"/>
        </w:rPr>
      </w:pPr>
      <w:r>
        <w:rPr>
          <w:rFonts w:cstheme="minorHAnsi"/>
          <w:b/>
          <w:bCs/>
          <w:lang w:val="en-GB"/>
        </w:rPr>
        <w:t xml:space="preserve">Right</w:t>
      </w:r>
      <w:r>
        <w:rPr>
          <w:rFonts w:cstheme="minorHAnsi"/>
          <w:b/>
          <w:bCs/>
          <w:lang w:val="en-GB"/>
        </w:rPr>
        <w:t xml:space="preserve">s</w:t>
      </w:r>
      <w:r>
        <w:rPr>
          <w:rFonts w:cstheme="minorHAnsi"/>
          <w:b/>
          <w:bCs/>
          <w:lang w:val="en-GB"/>
        </w:rPr>
        <w:t xml:space="preserve"> holders (beneficiaries) and private collectors</w:t>
      </w:r>
      <w:r>
        <w:rPr>
          <w:rFonts w:cstheme="minorHAnsi"/>
          <w:lang w:val="en-GB"/>
        </w:rPr>
        <w:t xml:space="preserve">: If the sources to be edited belong to private </w:t>
      </w:r>
      <w:r>
        <w:rPr>
          <w:rFonts w:cstheme="minorHAnsi"/>
          <w:lang w:val="en-GB"/>
        </w:rPr>
        <w:t xml:space="preserve">organisations or </w:t>
      </w:r>
      <w:r>
        <w:rPr>
          <w:rFonts w:cstheme="minorHAnsi"/>
          <w:lang w:val="en-GB"/>
        </w:rPr>
        <w:t xml:space="preserve">individuals, </w:t>
      </w:r>
      <w:commentRangeStart w:id="28"/>
      <w:r>
        <w:rPr>
          <w:rFonts w:cstheme="minorHAnsi"/>
          <w:lang w:val="en-GB"/>
        </w:rPr>
        <w:t xml:space="preserve">it is necessary to engage in a dialogue</w:t>
      </w:r>
      <w:commentRangeEnd w:id="28"/>
      <w:r>
        <w:commentReference w:id="28"/>
      </w:r>
      <w:r>
        <w:rPr>
          <w:rFonts w:cstheme="minorHAnsi"/>
          <w:lang w:val="en-GB"/>
        </w:rPr>
        <w:t xml:space="preserve"> with them and formalise the terms of the partnership in the form of a contract.</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Academic landscapes vary from one country to another. In general, institutions with permanent dedicated and qualified staff are a reliable source of support to implement editorial goals in a sound way and over time.</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In </w:t>
      </w:r>
      <w:r>
        <w:rPr>
          <w:rFonts w:cstheme="minorHAnsi"/>
          <w:b/>
          <w:bCs/>
          <w:lang w:val="en-GB"/>
        </w:rPr>
        <w:t xml:space="preserve">Germany</w:t>
      </w:r>
      <w:r>
        <w:rPr>
          <w:rFonts w:cstheme="minorHAnsi"/>
          <w:lang w:val="en-GB"/>
        </w:rPr>
        <w:t xml:space="preserve">, many university libraries have established repositories to store research data. They can also support the long-term maintenance of an digital scholarly edition. </w:t>
      </w:r>
      <w:r>
        <w:rPr>
          <w:rFonts w:cstheme="minorHAnsi"/>
          <w:lang w:val="en-GB"/>
        </w:rPr>
        <w:t xml:space="preserve">Major Academies like</w:t>
      </w:r>
      <w:r>
        <w:rPr>
          <w:rFonts w:cstheme="minorHAnsi"/>
          <w:lang w:val="en-GB"/>
        </w:rPr>
        <w:t xml:space="preserve"> </w:t>
      </w:r>
      <w:commentRangeStart w:id="29"/>
      <w:r>
        <w:rPr>
          <w:rFonts w:cstheme="minorHAnsi"/>
          <w:lang w:val="en-GB"/>
        </w:rPr>
        <w:t xml:space="preserve">the</w:t>
      </w:r>
      <w:r>
        <w:rPr>
          <w:rFonts w:cstheme="minorHAnsi"/>
          <w:lang w:val="en-GB"/>
        </w:rPr>
        <w:t xml:space="preserve"> </w:t>
      </w:r>
      <w:r>
        <w:fldChar w:fldCharType="begin"/>
      </w:r>
      <w:r>
        <w:rPr>
          <w:lang w:val="en-GB"/>
        </w:rPr>
        <w:instrText xml:space="preserve">HYPERLINK "https://www.adwmainz.de/index.html" \o "https://www.adwmainz.de/index.html"</w:instrText>
      </w:r>
      <w:r>
        <w:fldChar w:fldCharType="separate"/>
      </w:r>
      <w:r>
        <w:rPr>
          <w:rStyle w:val="874"/>
          <w:rFonts w:cstheme="minorHAnsi"/>
          <w:lang w:val="en-GB"/>
        </w:rPr>
        <w:t xml:space="preserve">Akademie der Wissenschaften und Literatur Mainz</w:t>
      </w:r>
      <w:r>
        <w:fldChar w:fldCharType="end"/>
      </w:r>
      <w:r>
        <w:rPr>
          <w:rFonts w:cstheme="minorHAnsi"/>
          <w:lang w:val="en-GB"/>
        </w:rPr>
        <w:t xml:space="preserve"> (ADW)</w:t>
      </w:r>
      <w:r>
        <w:rPr>
          <w:rFonts w:cstheme="minorHAnsi"/>
          <w:lang w:val="en-GB"/>
        </w:rPr>
        <w:t xml:space="preserve">,</w:t>
      </w:r>
      <w:r>
        <w:rPr>
          <w:rFonts w:cstheme="minorHAnsi"/>
          <w:lang w:val="en-GB"/>
        </w:rPr>
        <w:t xml:space="preserve"> the</w:t>
      </w:r>
      <w:r>
        <w:rPr>
          <w:rFonts w:cstheme="minorHAnsi"/>
          <w:lang w:val="en-GB"/>
        </w:rPr>
        <w:t xml:space="preserve"> </w:t>
      </w:r>
      <w:r>
        <w:fldChar w:fldCharType="begin"/>
      </w:r>
      <w:r>
        <w:rPr>
          <w:lang w:val="en-GB"/>
        </w:rPr>
        <w:instrText xml:space="preserve">HYPERLINK "https://badw.de/die-akademie.html" \o "https://badw.de/die-akademie.html"</w:instrText>
      </w:r>
      <w:r>
        <w:fldChar w:fldCharType="separate"/>
      </w:r>
      <w:r>
        <w:rPr>
          <w:rStyle w:val="874"/>
          <w:rFonts w:cstheme="minorHAnsi"/>
          <w:lang w:val="en-GB"/>
        </w:rPr>
        <w:t xml:space="preserve">Bayerische Akademie der Wissenschaften</w:t>
      </w:r>
      <w:r>
        <w:fldChar w:fldCharType="end"/>
      </w:r>
      <w:r>
        <w:rPr>
          <w:rFonts w:cstheme="minorHAnsi"/>
          <w:lang w:val="en-GB"/>
        </w:rPr>
        <w:t xml:space="preserve"> (BADW) or </w:t>
      </w:r>
      <w:r>
        <w:rPr>
          <w:rFonts w:cstheme="minorHAnsi"/>
          <w:lang w:val="en-GB"/>
        </w:rPr>
        <w:t xml:space="preserve">the </w:t>
      </w:r>
      <w:r>
        <w:rPr>
          <w:rFonts w:cstheme="minorHAnsi"/>
          <w:lang w:val="en-GB"/>
        </w:rPr>
        <w:t xml:space="preserve">Berlin-Brandenburgische Akademie der Wissenschaften (BBAW: </w:t>
      </w:r>
      <w:r>
        <w:fldChar w:fldCharType="begin"/>
      </w:r>
      <w:r>
        <w:rPr>
          <w:lang w:val="en-GB"/>
        </w:rPr>
        <w:instrText xml:space="preserve">HYPERLINK "https://www.bbaw.de/bbaw-digital/telota" \o "https://www.bbaw.de/bbaw-digital/telota"</w:instrText>
      </w:r>
      <w:r>
        <w:fldChar w:fldCharType="separate"/>
      </w:r>
      <w:r>
        <w:rPr>
          <w:rStyle w:val="874"/>
          <w:rFonts w:cstheme="minorHAnsi"/>
          <w:lang w:val="en-GB"/>
        </w:rPr>
        <w:t xml:space="preserve">Telota</w:t>
      </w:r>
      <w:r>
        <w:fldChar w:fldCharType="end"/>
      </w:r>
      <w:r>
        <w:rPr>
          <w:rFonts w:cstheme="minorHAnsi"/>
          <w:lang w:val="en-GB"/>
        </w:rPr>
        <w:t xml:space="preserve">)</w:t>
      </w:r>
      <w:commentRangeEnd w:id="29"/>
      <w:r>
        <w:commentReference w:id="29"/>
      </w:r>
      <w:r>
        <w:rPr>
          <w:rFonts w:cstheme="minorHAnsi"/>
          <w:lang w:val="en-GB"/>
        </w:rPr>
        <w:t xml:space="preserve"> </w:t>
      </w:r>
      <w:r>
        <w:rPr>
          <w:rFonts w:cstheme="minorHAnsi"/>
          <w:lang w:val="en-GB"/>
        </w:rPr>
        <w:t xml:space="preserve">have dedicated staff and infrastructure to maintain and preserve DSEs</w:t>
      </w:r>
      <w:r>
        <w:rPr>
          <w:rFonts w:cstheme="minorHAnsi"/>
          <w:lang w:val="en-GB"/>
        </w:rPr>
        <w:t xml:space="preserve">. </w:t>
      </w:r>
      <w:r>
        <w:rPr>
          <w:rFonts w:cstheme="minorHAnsi"/>
          <w:lang w:val="en-GB"/>
        </w:rPr>
        <w:t xml:space="preserve">As a first step, it is advisable to contact either the institution you</w:t>
      </w:r>
      <w:r>
        <w:rPr>
          <w:rFonts w:cstheme="minorHAnsi"/>
          <w:lang w:val="en-GB"/>
        </w:rPr>
        <w:t xml:space="preserve">r</w:t>
      </w:r>
      <w:r>
        <w:rPr>
          <w:rFonts w:cstheme="minorHAnsi"/>
          <w:lang w:val="en-GB"/>
        </w:rPr>
        <w:t xml:space="preserve"> project is located at</w:t>
      </w:r>
      <w:r>
        <w:rPr>
          <w:rFonts w:cstheme="minorHAnsi"/>
          <w:lang w:val="en-GB"/>
        </w:rPr>
        <w:t xml:space="preserve"> or the institution w</w:t>
      </w:r>
      <w:r>
        <w:rPr>
          <w:rFonts w:cstheme="minorHAnsi"/>
          <w:lang w:val="en-GB"/>
        </w:rPr>
        <w:t xml:space="preserve">h</w:t>
      </w:r>
      <w:r>
        <w:rPr>
          <w:rFonts w:cstheme="minorHAnsi"/>
          <w:lang w:val="en-GB"/>
        </w:rPr>
        <w:t xml:space="preserve">ich holds the material you </w:t>
      </w:r>
      <w:r>
        <w:rPr>
          <w:rFonts w:cstheme="minorHAnsi"/>
          <w:lang w:val="en-GB"/>
        </w:rPr>
        <w:t xml:space="preserve">wish </w:t>
      </w:r>
      <w:r>
        <w:rPr>
          <w:rFonts w:cstheme="minorHAnsi"/>
          <w:lang w:val="en-GB"/>
        </w:rPr>
        <w:t xml:space="preserve">to edit </w:t>
      </w:r>
      <w:r>
        <w:rPr>
          <w:rFonts w:cstheme="minorHAnsi"/>
          <w:lang w:val="en-GB"/>
        </w:rPr>
        <w:t xml:space="preserve">and find out </w:t>
      </w:r>
      <w:r>
        <w:rPr>
          <w:rFonts w:cstheme="minorHAnsi"/>
          <w:lang w:val="en-GB"/>
        </w:rPr>
        <w:t xml:space="preserve">which support they could offer. If your institution is unable to assist, ask for recommendations </w:t>
      </w:r>
      <w:r>
        <w:rPr>
          <w:rFonts w:cstheme="minorHAnsi"/>
          <w:lang w:val="en-GB"/>
        </w:rPr>
        <w:t xml:space="preserve">for</w:t>
      </w:r>
      <w:r>
        <w:rPr>
          <w:rFonts w:cstheme="minorHAnsi"/>
          <w:lang w:val="en-GB"/>
        </w:rPr>
        <w:t xml:space="preserve"> other institution</w:t>
      </w:r>
      <w:r>
        <w:rPr>
          <w:rFonts w:cstheme="minorHAnsi"/>
          <w:lang w:val="en-GB"/>
        </w:rPr>
        <w:t xml:space="preserve">s</w:t>
      </w:r>
      <w:r>
        <w:rPr>
          <w:rFonts w:cstheme="minorHAnsi"/>
          <w:lang w:val="en-GB"/>
        </w:rPr>
        <w:t xml:space="preserve">.</w:t>
      </w:r>
      <w:r>
        <w:rPr>
          <w:rFonts w:cstheme="minorHAnsi"/>
          <w:lang w:val="en-GB"/>
        </w:rPr>
      </w:r>
      <w:r>
        <w:rPr>
          <w:rFonts w:cstheme="minorHAnsi"/>
          <w:lang w:val="en-GB"/>
        </w:rPr>
      </w:r>
    </w:p>
    <w:p>
      <w:pPr>
        <w:pBdr/>
        <w:spacing/>
        <w:ind/>
        <w:rPr>
          <w:rFonts w:cstheme="minorHAnsi"/>
          <w:lang w:val="en-GB"/>
        </w:rPr>
      </w:pPr>
      <w:r/>
      <w:commentRangeStart w:id="30"/>
      <w:r>
        <w:rPr>
          <w:rFonts w:cstheme="minorHAnsi"/>
          <w:lang w:val="en-GB"/>
        </w:rPr>
        <w:t xml:space="preserve">In Italy:</w:t>
      </w:r>
      <w:commentRangeEnd w:id="30"/>
      <w:r>
        <w:commentReference w:id="30"/>
      </w:r>
      <w:r>
        <w:rPr>
          <w:rFonts w:cstheme="minorHAnsi"/>
          <w:lang w:val="en-GB"/>
        </w:rPr>
        <w:t xml:space="preserve"> </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In </w:t>
      </w:r>
      <w:r>
        <w:rPr>
          <w:rFonts w:cstheme="minorHAnsi"/>
          <w:b/>
          <w:bCs/>
          <w:lang w:val="en-GB"/>
        </w:rPr>
        <w:t xml:space="preserve">Switzerland</w:t>
      </w:r>
      <w:r>
        <w:rPr>
          <w:rFonts w:cstheme="minorHAnsi"/>
          <w:lang w:val="en-GB"/>
        </w:rPr>
        <w:t xml:space="preserve"> the </w:t>
      </w:r>
      <w:r>
        <w:fldChar w:fldCharType="begin"/>
      </w:r>
      <w:r>
        <w:rPr>
          <w:lang w:val="en-US"/>
        </w:rPr>
        <w:instrText xml:space="preserve">HYPERLINK "https://dasch.swiss" \o "https://dasch.swiss"</w:instrText>
      </w:r>
      <w:r>
        <w:fldChar w:fldCharType="separate"/>
      </w:r>
      <w:r>
        <w:rPr>
          <w:rStyle w:val="874"/>
          <w:rFonts w:cstheme="minorHAnsi"/>
          <w:lang w:val="en-GB"/>
        </w:rPr>
        <w:t xml:space="preserve">Swiss National Data and Service Center for Humanities</w:t>
      </w:r>
      <w:r>
        <w:fldChar w:fldCharType="end"/>
      </w:r>
      <w:r>
        <w:rPr>
          <w:rFonts w:cstheme="minorHAnsi"/>
          <w:lang w:val="en-GB"/>
        </w:rPr>
        <w:t xml:space="preserve"> (DaSCH) has existed for a few </w:t>
      </w:r>
      <w:r>
        <w:rPr>
          <w:rFonts w:cstheme="minorHAnsi"/>
          <w:lang w:val="en-GB"/>
        </w:rPr>
        <w:t xml:space="preserve">years. Its goal is to take care for the long term preservation of complex data and datasets. At present, there is no comprehensive solution for the long-term maintenance of digital scholarly editions. The best way is to get in contact with your university </w:t>
      </w:r>
      <w:r>
        <w:rPr>
          <w:rFonts w:cstheme="minorHAnsi"/>
          <w:lang w:val="en-GB"/>
        </w:rPr>
        <w:t xml:space="preserve">o</w:t>
      </w:r>
      <w:r>
        <w:rPr>
          <w:rFonts w:cstheme="minorHAnsi"/>
          <w:lang w:val="en-GB"/>
        </w:rPr>
        <w:t xml:space="preserve">r institution first.</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Bdr/>
        <w:spacing/>
        <w:ind/>
        <w:rPr>
          <w:rFonts w:cstheme="minorHAnsi"/>
          <w:lang w:val="en-US"/>
        </w:rPr>
      </w:pPr>
      <w:r/>
      <w:commentRangeStart w:id="31"/>
      <w:r>
        <w:rPr>
          <w:rFonts w:cstheme="minorHAnsi"/>
          <w:lang w:val="en-GB"/>
        </w:rPr>
        <w:t xml:space="preserve">[Should we say something about the difference between archiving the DSE data (i.e. XML files, scripts, images, metadata] in a repository (for long-term safe</w:t>
      </w:r>
      <w:r>
        <w:rPr>
          <w:rFonts w:cstheme="minorHAnsi"/>
          <w:lang w:val="en-GB"/>
        </w:rPr>
        <w:t xml:space="preserve"> keeping) and maintaining and preserving a DSE with its user interface, functionalities, databases, environments etc.? These are two very different scenarios and many institutions might say yes to one (data repository) but no to the other, so that self-hos</w:t>
      </w:r>
      <w:r>
        <w:rPr>
          <w:rFonts w:cstheme="minorHAnsi"/>
          <w:lang w:val="en-GB"/>
        </w:rPr>
        <w:t xml:space="preserve">ting a DSE might be the only option for a researcher? Keep also in mind that not everyone who creates a DSE has a several-year funded project with a team, but might just be one person working a few hours per month on a several year, unfunded side project.]</w:t>
      </w:r>
      <w:commentRangeEnd w:id="31"/>
      <w:r>
        <w:commentReference w:id="31"/>
      </w:r>
      <w:r>
        <w:rPr>
          <w:rFonts w:cstheme="minorHAnsi"/>
          <w:lang w:val="en-US"/>
        </w:rPr>
      </w:r>
      <w:r>
        <w:rPr>
          <w:rFonts w:cstheme="minorHAnsi"/>
          <w:lang w:val="en-US"/>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49"/>
        <w:pBdr/>
        <w:spacing/>
        <w:ind/>
        <w:rPr>
          <w:rFonts w:asciiTheme="minorHAnsi" w:hAnsiTheme="minorHAnsi" w:cstheme="minorHAnsi"/>
        </w:rPr>
      </w:pPr>
      <w:r/>
      <w:bookmarkStart w:id="240" w:name="_Toc226995708"/>
      <w:r>
        <w:rPr>
          <w:rFonts w:asciiTheme="minorHAnsi" w:hAnsiTheme="minorHAnsi" w:cstheme="minorHAnsi"/>
        </w:rPr>
        <w:t xml:space="preserve">Research Principles, </w:t>
      </w:r>
      <w:commentRangeStart w:id="32"/>
      <w:r>
        <w:rPr>
          <w:rFonts w:asciiTheme="minorHAnsi" w:hAnsiTheme="minorHAnsi" w:cstheme="minorHAnsi"/>
        </w:rPr>
        <w:t xml:space="preserve">Rights, and Ethics</w:t>
      </w:r>
      <w:bookmarkEnd w:id="240"/>
      <w:r/>
      <w:commentRangeEnd w:id="32"/>
      <w:r>
        <w:commentReference w:id="32"/>
      </w:r>
      <w:r>
        <w:rPr>
          <w:rFonts w:asciiTheme="minorHAnsi" w:hAnsiTheme="minorHAnsi" w:cstheme="minorHAnsi"/>
        </w:rPr>
      </w:r>
      <w:r>
        <w:rPr>
          <w:rFonts w:asciiTheme="minorHAnsi" w:hAnsiTheme="minorHAnsi" w:cstheme="minorHAnsi"/>
        </w:rPr>
      </w:r>
    </w:p>
    <w:p>
      <w:pPr>
        <w:pStyle w:val="876"/>
        <w:pBdr/>
        <w:spacing/>
        <w:ind/>
        <w:rPr>
          <w:rFonts w:cstheme="minorHAnsi"/>
          <w:lang w:val="en-GB"/>
        </w:rPr>
      </w:pPr>
      <w:r>
        <w:rPr>
          <w:rFonts w:cstheme="minorHAnsi"/>
          <w:lang w:val="en-GB"/>
        </w:rPr>
        <w:t xml:space="preserve">This chapter briefly explains the FAIR principles. It also explains why legal and ethical issues should be carefully clarified in advance before publishing a DSE.</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Keywords</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Keyword1: Research ethics</w:t>
      </w:r>
      <w:r>
        <w:rPr>
          <w:rFonts w:cstheme="minorHAnsi"/>
          <w:lang w:val="en-GB"/>
        </w:rPr>
      </w:r>
      <w:r>
        <w:rPr>
          <w:rFonts w:cstheme="minorHAnsi"/>
          <w:lang w:val="en-GB"/>
        </w:rPr>
      </w:r>
    </w:p>
    <w:p>
      <w:pPr>
        <w:pStyle w:val="878"/>
        <w:pBdr/>
        <w:spacing/>
        <w:ind/>
        <w:rPr>
          <w:rFonts w:cstheme="minorHAnsi"/>
          <w:lang w:val="en-GB"/>
        </w:rPr>
      </w:pPr>
      <w:r>
        <w:rPr>
          <w:rFonts w:cstheme="minorHAnsi"/>
          <w:lang w:val="en-GB"/>
        </w:rPr>
        <w:t xml:space="preserve">Keyword2: FAIR principles</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Keyword3: CARE principles</w:t>
      </w:r>
      <w:r>
        <w:rPr>
          <w:rFonts w:cstheme="minorHAnsi"/>
          <w:lang w:val="en-GB"/>
        </w:rPr>
      </w:r>
      <w:r>
        <w:rPr>
          <w:rFonts w:cstheme="minorHAnsi"/>
          <w:lang w:val="en-GB"/>
        </w:rPr>
      </w:r>
    </w:p>
    <w:p>
      <w:pPr>
        <w:pStyle w:val="877"/>
        <w:pBdr/>
        <w:spacing/>
        <w:ind/>
        <w:rPr>
          <w:rFonts w:cstheme="minorHAnsi"/>
          <w:lang w:val="en-GB"/>
        </w:rPr>
      </w:pPr>
      <w:r>
        <w:rPr>
          <w:rFonts w:cstheme="minorHAnsi"/>
          <w:lang w:val="en-GB"/>
        </w:rPr>
        <w:t xml:space="preserve">Keyword4: Licensing</w:t>
      </w:r>
      <w:r>
        <w:rPr>
          <w:rFonts w:cstheme="minorHAnsi"/>
          <w:lang w:val="en-GB"/>
        </w:rPr>
      </w:r>
      <w:r>
        <w:rPr>
          <w:rFonts w:cstheme="minorHAnsi"/>
          <w:lang w:val="en-GB"/>
        </w:rPr>
      </w:r>
    </w:p>
    <w:p>
      <w:pPr>
        <w:pStyle w:val="876"/>
        <w:pBdr/>
        <w:spacing/>
        <w:ind/>
        <w:rPr>
          <w:rFonts w:cstheme="minorHAnsi"/>
          <w:lang w:val="en-GB"/>
        </w:rPr>
      </w:pPr>
      <w:r>
        <w:rPr>
          <w:rFonts w:cstheme="minorHAnsi"/>
          <w:lang w:val="en-GB"/>
        </w:rPr>
      </w:r>
      <w:r>
        <w:rPr>
          <w:rFonts w:cstheme="minorHAnsi"/>
          <w:lang w:val="en-GB"/>
        </w:rPr>
      </w:r>
      <w:r>
        <w:rPr>
          <w:rFonts w:cstheme="minorHAnsi"/>
          <w:lang w:val="en-GB"/>
        </w:rPr>
      </w:r>
    </w:p>
    <w:p>
      <w:pPr>
        <w:pStyle w:val="850"/>
        <w:pBdr/>
        <w:spacing/>
        <w:ind/>
        <w:rPr>
          <w:rFonts w:asciiTheme="minorHAnsi" w:hAnsiTheme="minorHAnsi" w:cstheme="minorHAnsi"/>
        </w:rPr>
      </w:pPr>
      <w:r/>
      <w:bookmarkStart w:id="242" w:name="_Toc226995709"/>
      <w:r>
        <w:rPr>
          <w:rFonts w:asciiTheme="minorHAnsi" w:hAnsiTheme="minorHAnsi" w:cstheme="minorHAnsi"/>
        </w:rPr>
        <w:t xml:space="preserve">The FAIR Principles and Why They Matter</w:t>
      </w:r>
      <w:bookmarkEnd w:id="242"/>
      <w:r>
        <w:rPr>
          <w:rFonts w:asciiTheme="minorHAnsi" w:hAnsiTheme="minorHAnsi" w:cstheme="minorHAnsi"/>
        </w:rPr>
      </w:r>
      <w:r>
        <w:rPr>
          <w:rFonts w:asciiTheme="minorHAnsi" w:hAnsiTheme="minorHAnsi" w:cstheme="minorHAnsi"/>
        </w:rPr>
      </w:r>
    </w:p>
    <w:p>
      <w:pPr>
        <w:pBdr/>
        <w:spacing/>
        <w:ind/>
        <w:rPr>
          <w:rFonts w:cstheme="minorHAnsi"/>
          <w:lang w:val="en-GB"/>
        </w:rPr>
      </w:pPr>
      <w:r>
        <w:rPr>
          <w:rFonts w:cstheme="minorHAnsi"/>
          <w:lang w:val="en-GB"/>
        </w:rPr>
        <w:t xml:space="preserve">Well-documented data is key to its usability, in both the short and the long term. The FAIR principles provide a framework for improving data quality. There exist numerous resources on this topic (see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Bibliography</w:t>
      </w:r>
      <w:r>
        <w:rPr>
          <w:rFonts w:cstheme="minorHAnsi"/>
          <w:lang w:val="en-GB"/>
        </w:rPr>
        <w:t xml:space="preserve">); we present here the core ideas.</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There are four FAIR principles defining data quality: </w:t>
      </w:r>
      <w:r>
        <w:rPr>
          <w:rFonts w:cstheme="minorHAnsi"/>
          <w:lang w:val="en-GB"/>
        </w:rPr>
      </w:r>
      <w:r>
        <w:rPr>
          <w:rFonts w:cstheme="minorHAnsi"/>
          <w:lang w:val="en-GB"/>
        </w:rPr>
      </w:r>
    </w:p>
    <w:p>
      <w:pPr>
        <w:pStyle w:val="875"/>
        <w:numPr>
          <w:ilvl w:val="0"/>
          <w:numId w:val="8"/>
        </w:numPr>
        <w:pBdr/>
        <w:spacing/>
        <w:ind/>
        <w:rPr>
          <w:rFonts w:cstheme="minorHAnsi"/>
          <w:lang w:val="en-GB"/>
        </w:rPr>
      </w:pPr>
      <w:r>
        <w:rPr>
          <w:rFonts w:cstheme="minorHAnsi"/>
          <w:b/>
          <w:bCs/>
          <w:lang w:val="en-GB"/>
        </w:rPr>
        <w:t xml:space="preserve">F</w:t>
      </w:r>
      <w:r>
        <w:rPr>
          <w:rFonts w:cstheme="minorHAnsi"/>
          <w:lang w:val="en-GB"/>
        </w:rPr>
        <w:t xml:space="preserve">indable. Basically, data that cannot be found cannot be used. To avoid this, rich metadata and unique, </w:t>
      </w:r>
      <w:commentRangeStart w:id="33"/>
      <w:r>
        <w:rPr>
          <w:rFonts w:cstheme="minorHAnsi"/>
          <w:lang w:val="en-GB"/>
        </w:rPr>
        <w:t xml:space="preserve">persistent identifiers</w:t>
      </w:r>
      <w:commentRangeEnd w:id="33"/>
      <w:r>
        <w:commentReference w:id="33"/>
      </w:r>
      <w:r>
        <w:rPr>
          <w:rFonts w:cstheme="minorHAnsi"/>
          <w:lang w:val="en-GB"/>
        </w:rPr>
        <w:t xml:space="preserve"> are required.</w:t>
      </w:r>
      <w:r>
        <w:rPr>
          <w:rFonts w:cstheme="minorHAnsi"/>
          <w:lang w:val="en-GB"/>
        </w:rPr>
      </w:r>
      <w:r>
        <w:rPr>
          <w:rFonts w:cstheme="minorHAnsi"/>
          <w:lang w:val="en-GB"/>
        </w:rPr>
      </w:r>
    </w:p>
    <w:p>
      <w:pPr>
        <w:pStyle w:val="875"/>
        <w:numPr>
          <w:ilvl w:val="0"/>
          <w:numId w:val="8"/>
        </w:numPr>
        <w:pBdr/>
        <w:spacing/>
        <w:ind/>
        <w:rPr>
          <w:rFonts w:cstheme="minorHAnsi"/>
          <w:lang w:val="en-GB"/>
        </w:rPr>
      </w:pPr>
      <w:r>
        <w:rPr>
          <w:rFonts w:cstheme="minorHAnsi"/>
          <w:b/>
          <w:bCs/>
          <w:lang w:val="en-GB"/>
        </w:rPr>
        <w:t xml:space="preserve">A</w:t>
      </w:r>
      <w:r>
        <w:rPr>
          <w:rFonts w:cstheme="minorHAnsi"/>
          <w:lang w:val="en-GB"/>
        </w:rPr>
        <w:t xml:space="preserve">ccessible. Findable data is more likely to be used if </w:t>
      </w:r>
      <w:r>
        <w:rPr>
          <w:rFonts w:cstheme="minorHAnsi"/>
          <w:lang w:val="en-GB"/>
        </w:rPr>
        <w:t xml:space="preserve">it is </w:t>
      </w:r>
      <w:r>
        <w:rPr>
          <w:rFonts w:cstheme="minorHAnsi"/>
          <w:lang w:val="en-GB"/>
        </w:rPr>
        <w:t xml:space="preserve">accessible through open and standard protocols. Editors</w:t>
      </w:r>
      <w:r>
        <w:rPr>
          <w:rFonts w:cstheme="minorHAnsi"/>
          <w:i/>
          <w:iCs/>
          <w:lang w:val="en-GB"/>
        </w:rPr>
        <w:t xml:space="preserve"> </w:t>
      </w:r>
      <w:r>
        <w:rPr>
          <w:rFonts w:cstheme="minorHAnsi"/>
          <w:lang w:val="en-GB"/>
        </w:rPr>
        <w:t xml:space="preserve">decide what to make publicly accessible</w:t>
      </w:r>
      <w:r>
        <w:rPr>
          <w:rFonts w:eastAsia="Liberation Sans" w:cstheme="minorHAnsi"/>
          <w:color w:val="000000"/>
          <w:sz w:val="24"/>
          <w:lang w:val="en-US"/>
        </w:rPr>
        <w:t xml:space="preserve">—</w:t>
      </w:r>
      <w:r>
        <w:rPr>
          <w:rFonts w:cstheme="minorHAnsi"/>
          <w:lang w:val="en-GB"/>
        </w:rPr>
        <w:t xml:space="preserve">it does not necessarily have to be everything, but the conditions of access must be clearly defined and documented.</w:t>
      </w:r>
      <w:r>
        <w:rPr>
          <w:rFonts w:cstheme="minorHAnsi"/>
          <w:lang w:val="en-GB"/>
        </w:rPr>
      </w:r>
      <w:r>
        <w:rPr>
          <w:rFonts w:cstheme="minorHAnsi"/>
          <w:lang w:val="en-GB"/>
        </w:rPr>
      </w:r>
    </w:p>
    <w:p>
      <w:pPr>
        <w:pStyle w:val="875"/>
        <w:numPr>
          <w:ilvl w:val="0"/>
          <w:numId w:val="8"/>
        </w:numPr>
        <w:pBdr/>
        <w:spacing/>
        <w:ind/>
        <w:rPr>
          <w:rFonts w:cstheme="minorHAnsi"/>
          <w:lang w:val="en-GB"/>
        </w:rPr>
      </w:pPr>
      <w:r>
        <w:rPr>
          <w:rFonts w:cstheme="minorHAnsi"/>
          <w:b/>
          <w:bCs/>
          <w:lang w:val="en-GB"/>
        </w:rPr>
        <w:t xml:space="preserve">I</w:t>
      </w:r>
      <w:r>
        <w:rPr>
          <w:rFonts w:cstheme="minorHAnsi"/>
          <w:lang w:val="en-GB"/>
        </w:rPr>
        <w:t xml:space="preserve">nteroperable. If the edited data can be combined with other datasets, it is even more likely to be used! Open formats and standards, as well as shared </w:t>
      </w:r>
      <w:commentRangeStart w:id="34"/>
      <w:r>
        <w:rPr>
          <w:rFonts w:cstheme="minorHAnsi"/>
          <w:lang w:val="en-GB"/>
        </w:rPr>
        <w:t xml:space="preserve">vocabularies </w:t>
      </w:r>
      <w:commentRangeEnd w:id="34"/>
      <w:r>
        <w:commentReference w:id="34"/>
      </w:r>
      <w:r>
        <w:rPr>
          <w:rFonts w:cstheme="minorHAnsi"/>
          <w:lang w:val="en-GB"/>
        </w:rPr>
        <w:t xml:space="preserve">help to achieve this goal.</w:t>
      </w:r>
      <w:r>
        <w:rPr>
          <w:rFonts w:cstheme="minorHAnsi"/>
          <w:lang w:val="en-GB"/>
        </w:rPr>
      </w:r>
      <w:r>
        <w:rPr>
          <w:rFonts w:cstheme="minorHAnsi"/>
          <w:lang w:val="en-GB"/>
        </w:rPr>
      </w:r>
    </w:p>
    <w:p>
      <w:pPr>
        <w:pStyle w:val="875"/>
        <w:numPr>
          <w:ilvl w:val="0"/>
          <w:numId w:val="8"/>
        </w:numPr>
        <w:pBdr/>
        <w:spacing/>
        <w:ind/>
        <w:rPr>
          <w:rFonts w:cstheme="minorHAnsi"/>
          <w:lang w:val="en-GB"/>
        </w:rPr>
      </w:pPr>
      <w:r>
        <w:rPr>
          <w:rFonts w:cstheme="minorHAnsi"/>
          <w:b/>
          <w:bCs/>
          <w:lang w:val="en-GB"/>
        </w:rPr>
        <w:t xml:space="preserve">R</w:t>
      </w:r>
      <w:r>
        <w:rPr>
          <w:rFonts w:cstheme="minorHAnsi"/>
          <w:lang w:val="en-GB"/>
        </w:rPr>
        <w:t xml:space="preserve">eusable. For data to be reused or reproduced, those who did not produce it will need to understand how it was created in the first place. Thorough documentation of licensing, provenance, and quality is a good starting point.</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These principles are meant to serve as a compass for editors, users, and reviewers of any digital publication.</w:t>
      </w:r>
      <w:r>
        <w:rPr>
          <w:rFonts w:cstheme="minorHAnsi"/>
          <w:lang w:val="en-GB"/>
        </w:rPr>
      </w:r>
      <w:r>
        <w:rPr>
          <w:rFonts w:cstheme="minorHAnsi"/>
          <w:lang w:val="en-GB"/>
        </w:rPr>
      </w:r>
    </w:p>
    <w:p>
      <w:pPr>
        <w:pStyle w:val="850"/>
        <w:pBdr/>
        <w:spacing/>
        <w:ind/>
        <w:rPr>
          <w:rFonts w:asciiTheme="minorHAnsi" w:hAnsiTheme="minorHAnsi" w:cstheme="minorHAnsi"/>
        </w:rPr>
      </w:pPr>
      <w:r/>
      <w:bookmarkStart w:id="246" w:name="_Toc226995710"/>
      <w:r/>
      <w:commentRangeStart w:id="35"/>
      <w:r>
        <w:rPr>
          <w:rFonts w:asciiTheme="minorHAnsi" w:hAnsiTheme="minorHAnsi" w:cstheme="minorHAnsi"/>
        </w:rPr>
        <w:t xml:space="preserve">Rights </w:t>
      </w:r>
      <w:commentRangeEnd w:id="35"/>
      <w:r>
        <w:commentReference w:id="35"/>
      </w:r>
      <w:r>
        <w:rPr>
          <w:rFonts w:asciiTheme="minorHAnsi" w:hAnsiTheme="minorHAnsi" w:cstheme="minorHAnsi"/>
        </w:rPr>
        <w:t xml:space="preserve">and Licenses</w:t>
      </w:r>
      <w:bookmarkEnd w:id="246"/>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rPr>
          <w:rFonts w:eastAsia="Liberation Sans" w:cstheme="minorHAnsi"/>
          <w:color w:val="000000"/>
          <w:lang w:val="en-GB"/>
        </w:rPr>
        <w:t xml:space="preserve">Rights and licenses define the framework within which editions can be used and reused.</w:t>
      </w:r>
      <w:r>
        <w:rPr>
          <w:rFonts w:eastAsia="Liberation Sans" w:cstheme="minorHAnsi"/>
          <w:color w:val="000000"/>
          <w:lang w:val="en-GB"/>
        </w:rPr>
      </w:r>
      <w:r>
        <w:rPr>
          <w:rFonts w:eastAsia="Liberation Sans" w:cstheme="minorHAnsi"/>
          <w:color w:val="000000"/>
          <w:lang w:val="en-GB"/>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commentRangeStart w:id="36"/>
      <w:r>
        <w:rPr>
          <w:rFonts w:eastAsia="Liberation Sans" w:cstheme="minorHAnsi"/>
          <w:color w:val="000000"/>
          <w:lang w:val="en-GB"/>
        </w:rPr>
        <w:t xml:space="preserve">Intellectual property and copyright rules vary from country to country</w:t>
      </w:r>
      <w:commentRangeEnd w:id="36"/>
      <w:r>
        <w:commentReference w:id="36"/>
      </w:r>
      <w:r>
        <w:rPr>
          <w:rFonts w:eastAsia="Liberation Sans" w:cstheme="minorHAnsi"/>
          <w:color w:val="000000"/>
          <w:lang w:val="en-GB"/>
        </w:rPr>
        <w:t xml:space="preserve">. Universities, more generally institutional legal departments, help you address these questions from the beginning. This may lead to a process of balancing openness and protection.</w:t>
      </w:r>
      <w:r>
        <w:rPr>
          <w:rFonts w:eastAsia="Liberation Sans" w:cstheme="minorHAnsi"/>
          <w:color w:val="000000"/>
          <w:lang w:val="en-GB"/>
        </w:rPr>
      </w:r>
      <w:r>
        <w:rPr>
          <w:rFonts w:eastAsia="Liberation Sans" w:cstheme="minorHAnsi"/>
          <w:color w:val="000000"/>
          <w:lang w:val="en-GB"/>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rPr>
          <w:rFonts w:eastAsia="Liberation Sans" w:cstheme="minorHAnsi"/>
          <w:color w:val="000000"/>
          <w:lang w:val="en-GB"/>
        </w:rPr>
        <w:t xml:space="preserve">Editors should consider rights and licenses from the onset when gathering materials and sources. The information on rights and licenses will be included in the data management plan (</w:t>
      </w:r>
      <w:r>
        <w:rPr>
          <w:rFonts w:ascii="Segoe UI Symbol" w:hAnsi="Segoe UI Symbol" w:cs="Segoe UI Symbol"/>
          <w:highlight w:val="lightGray"/>
          <w:lang w:val="en-US"/>
        </w:rPr>
        <w:t xml:space="preserve">➚</w:t>
      </w:r>
      <w:r>
        <w:rPr>
          <w:rFonts w:eastAsia="Liberation Sans" w:cstheme="minorHAnsi"/>
          <w:color w:val="000000"/>
          <w:lang w:val="en-GB"/>
        </w:rPr>
        <w:t xml:space="preserve"> </w:t>
      </w:r>
      <w:r>
        <w:rPr>
          <w:rFonts w:eastAsia="Liberation Sans" w:cstheme="minorHAnsi"/>
          <w:b/>
          <w:bCs/>
          <w:color w:val="000000"/>
          <w:lang w:val="en-GB"/>
        </w:rPr>
        <w:t xml:space="preserve">3.4.2. The Data Management Plan</w:t>
      </w:r>
      <w:r>
        <w:rPr>
          <w:rFonts w:eastAsia="Liberation Sans" w:cstheme="minorHAnsi"/>
          <w:color w:val="000000"/>
          <w:lang w:val="en-GB"/>
        </w:rPr>
        <w:t xml:space="preserve">). </w:t>
      </w:r>
      <w:r>
        <w:rPr>
          <w:rFonts w:eastAsia="Liberation Sans" w:cstheme="minorHAnsi"/>
          <w:color w:val="000000"/>
          <w:lang w:val="en-GB"/>
        </w:rPr>
      </w:r>
      <w:r>
        <w:rPr>
          <w:rFonts w:eastAsia="Liberation Sans" w:cstheme="minorHAnsi"/>
          <w:color w:val="000000"/>
          <w:lang w:val="en-GB"/>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rPr>
          <w:rFonts w:eastAsia="Liberation Sans" w:cstheme="minorHAnsi"/>
          <w:color w:val="000000"/>
          <w:lang w:val="en-GB"/>
        </w:rPr>
        <w:t xml:space="preserve">Often, original sources come with clear licensing information, especially when they are held by a memory institution; but for other material, additional research may be required to identify the right holder(s).</w:t>
      </w:r>
      <w:r>
        <w:rPr>
          <w:rFonts w:cstheme="minorHAnsi"/>
          <w:lang w:val="en-US"/>
        </w:rPr>
        <w:t xml:space="preserve"> </w:t>
      </w:r>
      <w:r>
        <w:rPr>
          <w:rFonts w:eastAsia="Liberation Sans" w:cstheme="minorHAnsi"/>
          <w:color w:val="000000"/>
          <w:lang w:val="en-GB"/>
        </w:rPr>
        <w:t xml:space="preserve">You also have to check under which conditions it is </w:t>
      </w:r>
      <w:r>
        <w:rPr>
          <w:rFonts w:eastAsia="Liberation Sans" w:cstheme="minorHAnsi"/>
          <w:color w:val="000000"/>
          <w:lang w:val="en-GB"/>
        </w:rPr>
        <w:t xml:space="preserve">possible </w:t>
      </w:r>
      <w:r>
        <w:rPr>
          <w:rFonts w:eastAsia="Liberation Sans" w:cstheme="minorHAnsi"/>
          <w:color w:val="000000"/>
          <w:lang w:val="en-GB"/>
        </w:rPr>
        <w:t xml:space="preserve"> to present the material in a digital edition, and clearly state any copyright</w:t>
      </w:r>
      <w:r>
        <w:rPr>
          <w:rFonts w:eastAsia="Liberation Sans" w:cstheme="minorHAnsi"/>
          <w:color w:val="000000"/>
          <w:lang w:val="en-GB"/>
        </w:rPr>
        <w:t xml:space="preserve"> restrictions </w:t>
      </w:r>
      <w:r>
        <w:rPr>
          <w:rFonts w:eastAsia="Liberation Sans" w:cstheme="minorHAnsi"/>
          <w:color w:val="000000"/>
          <w:lang w:val="en-GB"/>
        </w:rPr>
        <w:t xml:space="preserve"> and right</w:t>
      </w:r>
      <w:r>
        <w:rPr>
          <w:rFonts w:eastAsia="Liberation Sans" w:cstheme="minorHAnsi"/>
          <w:color w:val="000000"/>
          <w:lang w:val="en-GB"/>
        </w:rPr>
        <w:t xml:space="preserve">s</w:t>
      </w:r>
      <w:r>
        <w:rPr>
          <w:rFonts w:eastAsia="Liberation Sans" w:cstheme="minorHAnsi"/>
          <w:color w:val="000000"/>
          <w:lang w:val="en-GB"/>
        </w:rPr>
        <w:t xml:space="preserve"> holders in the metadata. Establishing a formal agreement can help avoiding misunderstandings. If this is not possible, the legal situation in the country where the documents are archived or stored should be carefully examined.</w:t>
      </w:r>
      <w:r>
        <w:rPr>
          <w:rFonts w:eastAsia="Liberation Sans" w:cstheme="minorHAnsi"/>
          <w:color w:val="000000"/>
          <w:lang w:val="en-GB"/>
        </w:rPr>
      </w:r>
      <w:r>
        <w:rPr>
          <w:rFonts w:eastAsia="Liberation Sans" w:cstheme="minorHAnsi"/>
          <w:color w:val="000000"/>
          <w:lang w:val="en-GB"/>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rPr>
          <w:rFonts w:eastAsia="Liberation Sans" w:cstheme="minorHAnsi"/>
          <w:color w:val="000000"/>
          <w:lang w:val="en-GB"/>
        </w:rPr>
        <w:t xml:space="preserve">In general, for all</w:t>
      </w:r>
      <w:r>
        <w:rPr>
          <w:rFonts w:eastAsia="Liberation Sans" w:cstheme="minorHAnsi"/>
          <w:color w:val="000000"/>
          <w:lang w:val="en-GB"/>
        </w:rPr>
        <w:t xml:space="preserve"> material created by the editorial team—transcriptions, annotations, translations, visualisations, etc.—we recommend following the “as open as possible, as closed as necessary” principle. This means publishing it under the most open license possible (like </w:t>
      </w:r>
      <w:r>
        <w:rPr>
          <w:rFonts w:eastAsia="Liberation Sans" w:cstheme="minorHAnsi"/>
          <w:color w:val="000000"/>
          <w:lang w:val="en-GB"/>
        </w:rPr>
        <w:t xml:space="preserve">a </w:t>
      </w:r>
      <w:commentRangeStart w:id="37"/>
      <w:r>
        <w:rPr>
          <w:rFonts w:eastAsia="Liberation Sans" w:cstheme="minorHAnsi"/>
          <w:color w:val="000000"/>
          <w:lang w:val="en-GB"/>
        </w:rPr>
        <w:t xml:space="preserve">Creative Commons</w:t>
      </w:r>
      <w:commentRangeEnd w:id="37"/>
      <w:r>
        <w:commentReference w:id="37"/>
      </w:r>
      <w:r>
        <w:rPr>
          <w:rFonts w:eastAsia="Liberation Sans" w:cstheme="minorHAnsi"/>
          <w:color w:val="000000"/>
          <w:lang w:val="en-GB"/>
        </w:rPr>
        <w:t xml:space="preserve"> </w:t>
      </w:r>
      <w:r>
        <w:rPr>
          <w:rFonts w:eastAsia="Liberation Sans" w:cstheme="minorHAnsi"/>
          <w:color w:val="000000"/>
          <w:lang w:val="en-GB"/>
        </w:rPr>
        <w:t xml:space="preserve"> Attribution 4.0 International License (CC-BY 4.0)</w:t>
      </w:r>
      <w:r>
        <w:rPr>
          <w:rFonts w:eastAsia="Liberation Sans" w:cstheme="minorHAnsi"/>
          <w:color w:val="000000"/>
          <w:lang w:val="en-GB"/>
        </w:rPr>
        <w:t xml:space="preserve">, see </w:t>
      </w:r>
      <w:r>
        <w:fldChar w:fldCharType="begin"/>
      </w:r>
      <w:r>
        <w:rPr>
          <w:lang w:val="en-US"/>
        </w:rPr>
        <w:instrText xml:space="preserve">HYPERLINK "https://creativecommons.org/share-your-work/" \o "https://creativecommons.org/share-your-work/"</w:instrText>
      </w:r>
      <w:r>
        <w:fldChar w:fldCharType="separate"/>
      </w:r>
      <w:r>
        <w:rPr>
          <w:rStyle w:val="874"/>
          <w:rFonts w:eastAsia="Liberation Sans" w:cstheme="minorHAnsi"/>
          <w:lang w:val="en-GB"/>
        </w:rPr>
        <w:t xml:space="preserve">https://creativecommons.org/share-your-work/</w:t>
      </w:r>
      <w:r>
        <w:fldChar w:fldCharType="end"/>
      </w:r>
      <w:r>
        <w:rPr>
          <w:rFonts w:cstheme="minorHAnsi"/>
          <w:lang w:val="en-GB"/>
        </w:rPr>
        <w:t xml:space="preserve">)</w:t>
      </w:r>
      <w:r>
        <w:rPr>
          <w:rFonts w:eastAsia="Liberation Sans" w:cstheme="minorHAnsi"/>
          <w:color w:val="000000"/>
          <w:lang w:val="en-GB"/>
        </w:rPr>
        <w:t xml:space="preserve">, while excluding only sensitive or copyrighted data.</w:t>
      </w:r>
      <w:r>
        <w:rPr>
          <w:rFonts w:eastAsia="Liberation Sans" w:cstheme="minorHAnsi"/>
          <w:color w:val="000000"/>
          <w:lang w:val="en-GB"/>
        </w:rPr>
      </w:r>
      <w:r>
        <w:rPr>
          <w:rFonts w:eastAsia="Liberation Sans" w:cstheme="minorHAnsi"/>
          <w:color w:val="000000"/>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eastAsia="Liberation Sans" w:cstheme="minorHAnsi"/>
          <w:color w:val="000000"/>
          <w:lang w:val="en-GB"/>
        </w:rPr>
        <w:t xml:space="preserve">Even if an edition contains copyright-restricted materials, the edition as a whole can still be published under a CC</w:t>
      </w:r>
      <w:r>
        <w:rPr>
          <w:rFonts w:eastAsia="Liberation Sans" w:cstheme="minorHAnsi"/>
          <w:color w:val="000000"/>
          <w:lang w:val="en-GB"/>
        </w:rPr>
        <w:t xml:space="preserve">-</w:t>
      </w:r>
      <w:r>
        <w:rPr>
          <w:rFonts w:eastAsia="Liberation Sans" w:cstheme="minorHAnsi"/>
          <w:color w:val="000000"/>
          <w:lang w:val="en-GB"/>
        </w:rPr>
        <w:t xml:space="preserve">BY 4.0 licen</w:t>
      </w:r>
      <w:r>
        <w:rPr>
          <w:rFonts w:eastAsia="Liberation Sans" w:cstheme="minorHAnsi"/>
          <w:color w:val="000000"/>
          <w:lang w:val="en-GB"/>
        </w:rPr>
        <w:t xml:space="preserve">s</w:t>
      </w:r>
      <w:r>
        <w:rPr>
          <w:rFonts w:eastAsia="Liberation Sans" w:cstheme="minorHAnsi"/>
          <w:color w:val="000000"/>
          <w:lang w:val="en-GB"/>
        </w:rPr>
        <w:t xml:space="preserve">e. Metadata itself is generally considered to be in the public domain</w:t>
      </w:r>
      <w:r>
        <w:rPr>
          <w:rFonts w:eastAsia="Liberation Sans" w:cstheme="minorHAnsi"/>
          <w:color w:val="000000"/>
          <w:lang w:val="en-GB"/>
        </w:rPr>
        <w:t xml:space="preserve"> or are licensed explicitely under a </w:t>
      </w:r>
      <w:r>
        <w:fldChar w:fldCharType="begin"/>
      </w:r>
      <w:r>
        <w:rPr>
          <w:lang w:val="en-US"/>
        </w:rPr>
        <w:instrText xml:space="preserve">HYPERLINK "https://creativecommons.org/public-domain/cc0/" \o "https://creativecommons.org/public-domain/cc0/"</w:instrText>
      </w:r>
      <w:r>
        <w:fldChar w:fldCharType="separate"/>
      </w:r>
      <w:r>
        <w:rPr>
          <w:rStyle w:val="874"/>
          <w:rFonts w:eastAsia="Liberation Sans" w:cstheme="minorHAnsi"/>
          <w:lang w:val="en-GB"/>
        </w:rPr>
        <w:t xml:space="preserve">No Rights Reserved License</w:t>
      </w:r>
      <w:r>
        <w:fldChar w:fldCharType="end"/>
      </w:r>
      <w:r>
        <w:rPr>
          <w:rFonts w:eastAsia="Liberation Sans" w:cstheme="minorHAnsi"/>
          <w:color w:val="000000"/>
          <w:lang w:val="en-GB"/>
        </w:rPr>
        <w:t xml:space="preserve"> (CC0)</w:t>
      </w:r>
      <w:r>
        <w:rPr>
          <w:rFonts w:eastAsia="Liberation Sans" w:cstheme="minorHAnsi"/>
          <w:color w:val="000000"/>
          <w:lang w:val="en-GB"/>
        </w:rPr>
        <w:t xml:space="preserve">.</w:t>
      </w:r>
      <w:r>
        <w:rPr>
          <w:rFonts w:cstheme="minorHAnsi"/>
          <w:lang w:val="en-GB"/>
        </w:rPr>
      </w:r>
      <w:r>
        <w:rPr>
          <w:rFonts w:cstheme="minorHAnsi"/>
          <w:lang w:val="en-GB"/>
        </w:rPr>
      </w:r>
    </w:p>
    <w:p>
      <w:pPr>
        <w:pStyle w:val="850"/>
        <w:pBdr/>
        <w:spacing/>
        <w:ind/>
        <w:rPr>
          <w:rFonts w:asciiTheme="minorHAnsi" w:hAnsiTheme="minorHAnsi" w:cstheme="minorHAnsi"/>
        </w:rPr>
      </w:pPr>
      <w:r/>
      <w:bookmarkStart w:id="267" w:name="_Toc226995711"/>
      <w:r>
        <w:rPr>
          <w:rFonts w:asciiTheme="minorHAnsi" w:hAnsiTheme="minorHAnsi" w:cstheme="minorHAnsi"/>
        </w:rPr>
        <w:t xml:space="preserve">Ethics</w:t>
      </w:r>
      <w:bookmarkEnd w:id="267"/>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rPr>
          <w:rFonts w:eastAsia="Liberation Sans" w:cstheme="minorHAnsi"/>
          <w:color w:val="000000"/>
          <w:lang w:val="en-GB"/>
        </w:rPr>
        <w:t xml:space="preserve">It is essential to determine, even before starting a project, whether the source data or materials raise ethical issues. The relevant information should then be included in the data management plan. </w:t>
      </w:r>
      <w:commentRangeStart w:id="38"/>
      <w:r>
        <w:rPr>
          <w:rFonts w:eastAsia="Liberation Sans" w:cstheme="minorHAnsi"/>
          <w:color w:val="000000"/>
          <w:lang w:val="en-GB"/>
        </w:rPr>
        <w:t xml:space="preserve">Sensitive data, such as personal data, must be handled in accordance with the </w:t>
      </w:r>
      <w:r>
        <w:rPr>
          <w:rFonts w:cstheme="minorHAnsi"/>
          <w:lang w:val="en-GB"/>
        </w:rPr>
        <w:t xml:space="preserve">General Data Protection Regulation (GDPR)</w:t>
      </w:r>
      <w:r>
        <w:rPr>
          <w:rFonts w:eastAsia="Liberation Sans" w:cstheme="minorHAnsi"/>
          <w:color w:val="000000"/>
          <w:lang w:val="en-GB"/>
        </w:rPr>
        <w:t xml:space="preserve">. If applicable, check which parts of the data can be published and which need to be anonymised</w:t>
      </w:r>
      <w:commentRangeEnd w:id="38"/>
      <w:r>
        <w:commentReference w:id="38"/>
      </w:r>
      <w:r>
        <w:rPr>
          <w:rFonts w:eastAsia="Liberation Sans" w:cstheme="minorHAnsi"/>
          <w:color w:val="000000"/>
          <w:lang w:val="en-GB"/>
        </w:rPr>
        <w:t xml:space="preserve">.</w:t>
      </w:r>
      <w:r>
        <w:rPr>
          <w:rFonts w:eastAsia="Liberation Sans" w:cstheme="minorHAnsi"/>
          <w:color w:val="000000"/>
          <w:lang w:val="en-GB"/>
        </w:rPr>
      </w:r>
      <w:r>
        <w:rPr>
          <w:rFonts w:eastAsia="Liberation Sans" w:cstheme="minorHAnsi"/>
          <w:color w:val="000000"/>
          <w:lang w:val="en-GB"/>
        </w:rPr>
      </w:r>
    </w:p>
    <w:p>
      <w:pPr>
        <w:pBdr>
          <w:top w:val="none" w:color="000000" w:sz="4" w:space="0"/>
          <w:left w:val="none" w:color="000000" w:sz="4" w:space="0"/>
          <w:bottom w:val="none" w:color="000000" w:sz="4" w:space="0"/>
          <w:right w:val="none" w:color="000000" w:sz="4" w:space="0"/>
        </w:pBdr>
        <w:spacing/>
        <w:ind/>
        <w:rPr>
          <w:rFonts w:cstheme="minorHAnsi"/>
          <w:lang w:val="en-GB"/>
        </w:rPr>
      </w:pPr>
      <w:r>
        <w:rPr>
          <w:rFonts w:eastAsia="Liberation Sans" w:cstheme="minorHAnsi"/>
          <w:color w:val="000000"/>
          <w:lang w:val="en-GB"/>
        </w:rPr>
        <w:t xml:space="preserve">In some cases, it may be necessary to consult an ethics committee before initiating a scholarly digital edition. This is also relevant for data </w:t>
      </w:r>
      <w:r>
        <w:rPr>
          <w:rFonts w:eastAsia="Liberation Sans" w:cstheme="minorHAnsi"/>
          <w:color w:val="000000"/>
          <w:lang w:val="en-GB"/>
        </w:rPr>
        <w:t xml:space="preserve">to which</w:t>
      </w:r>
      <w:r>
        <w:rPr>
          <w:rFonts w:eastAsia="Liberation Sans" w:cstheme="minorHAnsi"/>
          <w:color w:val="000000"/>
          <w:lang w:val="en-GB"/>
        </w:rPr>
        <w:t xml:space="preserve"> the </w:t>
      </w:r>
      <w:r>
        <w:fldChar w:fldCharType="begin"/>
      </w:r>
      <w:r>
        <w:rPr>
          <w:lang w:val="en-US"/>
        </w:rPr>
        <w:instrText xml:space="preserve">HYPERLINK "https://www.gida-global.org/care" \o "https://www.gida-global.org/care"</w:instrText>
      </w:r>
      <w:r>
        <w:fldChar w:fldCharType="separate"/>
      </w:r>
      <w:r>
        <w:rPr>
          <w:rStyle w:val="874"/>
          <w:rFonts w:eastAsia="Liberation Sans" w:cstheme="minorHAnsi"/>
          <w:lang w:val="en-GB"/>
        </w:rPr>
        <w:t xml:space="preserve">CARE principles for Indigenous Data Governance</w:t>
      </w:r>
      <w:r>
        <w:fldChar w:fldCharType="end"/>
      </w:r>
      <w:r>
        <w:rPr>
          <w:rFonts w:eastAsia="Liberation Sans" w:cstheme="minorHAnsi"/>
          <w:color w:val="000000"/>
          <w:lang w:val="en-GB"/>
        </w:rPr>
        <w:t xml:space="preserve"> (Collective benefit, Authority to control, Responsibility, Ethics)</w:t>
      </w:r>
      <w:r>
        <w:rPr>
          <w:rFonts w:eastAsia="Liberation Sans" w:cstheme="minorHAnsi"/>
          <w:color w:val="000000"/>
          <w:lang w:val="en-GB"/>
        </w:rPr>
        <w:t xml:space="preserve"> apply</w:t>
      </w:r>
      <w:r>
        <w:rPr>
          <w:rFonts w:eastAsia="Liberation Sans" w:cstheme="minorHAnsi"/>
          <w:color w:val="000000"/>
          <w:lang w:val="en-GB"/>
        </w:rPr>
        <w:t xml:space="preserve">, e.g. </w:t>
      </w:r>
      <w:r>
        <w:rPr>
          <w:rFonts w:eastAsia="Liberation Sans" w:cstheme="minorHAnsi"/>
          <w:color w:val="000000"/>
          <w:lang w:val="en-GB"/>
        </w:rPr>
        <w:t xml:space="preserve">when </w:t>
      </w:r>
      <w:r>
        <w:rPr>
          <w:rFonts w:eastAsia="Liberation Sans" w:cstheme="minorHAnsi"/>
          <w:color w:val="000000"/>
          <w:lang w:val="en-GB"/>
        </w:rPr>
        <w:t xml:space="preserve">dealing with cultural heritage data from indigenous communities</w:t>
      </w:r>
      <w:r>
        <w:rPr>
          <w:rFonts w:eastAsia="Liberation Sans" w:cstheme="minorHAnsi"/>
          <w:color w:val="000000"/>
          <w:lang w:val="en-GB"/>
        </w:rPr>
        <w:t xml:space="preserve">, minority groups</w:t>
      </w:r>
      <w:r>
        <w:rPr>
          <w:rFonts w:eastAsia="Liberation Sans" w:cstheme="minorHAnsi"/>
          <w:color w:val="000000"/>
          <w:lang w:val="en-GB"/>
        </w:rPr>
        <w:t xml:space="preserve"> or victims of wars or other atrocities. (see Chun et al. 2016, Smithies 2023).</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GB"/>
        </w:rPr>
      </w:pPr>
      <w:r>
        <w:rPr>
          <w:rFonts w:eastAsia="Liberation Sans" w:cstheme="minorHAnsi"/>
          <w:color w:val="000000"/>
          <w:lang w:val="en-GB"/>
        </w:rPr>
        <w:t xml:space="preserve">It is adviseable to familiarise yourself with the applicable regulations concerning personal data of the country you’re based in. For the European Union, the European Data Protection Regulation on handling personal data is codified in the </w:t>
      </w:r>
      <w:r>
        <w:fldChar w:fldCharType="begin"/>
      </w:r>
      <w:r>
        <w:rPr>
          <w:lang w:val="en-US"/>
        </w:rPr>
        <w:instrText xml:space="preserve">HYPERLINK "https://eur-lex.europa.eu/EN/legal-content/summary/general-data-protection-regulation-gdpr.html" \o "https://eur-lex.europa.eu/EN/legal-content/summary/general-data-protection-regulation-gdpr.html"</w:instrText>
      </w:r>
      <w:r>
        <w:fldChar w:fldCharType="separate"/>
      </w:r>
      <w:r>
        <w:rPr>
          <w:rStyle w:val="874"/>
          <w:rFonts w:eastAsia="Liberation Sans" w:cstheme="minorHAnsi"/>
          <w:lang w:val="en-GB"/>
        </w:rPr>
        <w:t xml:space="preserve">GDPR</w:t>
      </w:r>
      <w:r>
        <w:fldChar w:fldCharType="end"/>
      </w:r>
      <w:r>
        <w:rPr>
          <w:rFonts w:eastAsia="Liberation Sans" w:cstheme="minorHAnsi"/>
          <w:color w:val="000000"/>
          <w:lang w:val="en-GB"/>
        </w:rPr>
        <w:t xml:space="preserve">. Be aware that there are different or no explicit regulations in other parts of the world. </w:t>
      </w:r>
      <w:commentRangeStart w:id="39"/>
      <w:r>
        <w:fldChar w:fldCharType="begin"/>
      </w:r>
      <w:r>
        <w:rPr>
          <w:lang w:val="en-US"/>
        </w:rPr>
        <w:instrText xml:space="preserve">HYPERLINK "https://eur-lex.europa.eu/EN/legal-content/summary/general-data-protection-regulation-gdpr.html" \o "https://eur-lex.europa.eu/EN/legal-content/summary/general-data-protection-regulation-gdpr.html"</w:instrText>
      </w:r>
      <w:r>
        <w:fldChar w:fldCharType="separate"/>
      </w:r>
      <w:r>
        <w:fldChar w:fldCharType="end"/>
      </w:r>
      <w:r>
        <w:rPr>
          <w:rFonts w:eastAsia="Liberation Sans" w:cstheme="minorHAnsi"/>
          <w:color w:val="000000"/>
          <w:lang w:val="en-GB"/>
        </w:rPr>
        <w:t xml:space="preserve"> You may also contact the </w:t>
      </w:r>
      <w:r>
        <w:rPr>
          <w:rFonts w:eastAsia="Liberation Sans" w:cstheme="minorHAnsi"/>
          <w:color w:val="000000"/>
          <w:lang w:val="en-GB"/>
        </w:rPr>
        <w:t xml:space="preserve">d</w:t>
      </w:r>
      <w:r>
        <w:rPr>
          <w:rFonts w:eastAsia="Liberation Sans" w:cstheme="minorHAnsi"/>
          <w:color w:val="000000"/>
          <w:lang w:val="en-GB"/>
        </w:rPr>
        <w:t xml:space="preserve">ata </w:t>
      </w:r>
      <w:r>
        <w:rPr>
          <w:rFonts w:eastAsia="Liberation Sans" w:cstheme="minorHAnsi"/>
          <w:color w:val="000000"/>
          <w:lang w:val="en-GB"/>
        </w:rPr>
        <w:t xml:space="preserve">p</w:t>
      </w:r>
      <w:r>
        <w:rPr>
          <w:rFonts w:eastAsia="Liberation Sans" w:cstheme="minorHAnsi"/>
          <w:color w:val="000000"/>
          <w:lang w:val="en-GB"/>
        </w:rPr>
        <w:t xml:space="preserve">rotection </w:t>
      </w:r>
      <w:r>
        <w:rPr>
          <w:rFonts w:eastAsia="Liberation Sans" w:cstheme="minorHAnsi"/>
          <w:color w:val="000000"/>
          <w:lang w:val="en-GB"/>
        </w:rPr>
        <w:t xml:space="preserve">o</w:t>
      </w:r>
      <w:r>
        <w:rPr>
          <w:rFonts w:eastAsia="Liberation Sans" w:cstheme="minorHAnsi"/>
          <w:color w:val="000000"/>
          <w:lang w:val="en-GB"/>
        </w:rPr>
        <w:t xml:space="preserve">fficer (DPO), if such a position exists at your university.</w:t>
      </w:r>
      <w:commentRangeEnd w:id="39"/>
      <w:r>
        <w:commentReference w:id="39"/>
      </w:r>
      <w:r>
        <w:rPr>
          <w:rFonts w:eastAsia="Liberation Sans" w:cstheme="minorHAnsi"/>
          <w:color w:val="000000"/>
          <w:lang w:val="en-GB"/>
        </w:rPr>
      </w:r>
      <w:r>
        <w:rPr>
          <w:rFonts w:eastAsia="Liberation Sans" w:cstheme="minorHAnsi"/>
          <w:color w:val="000000"/>
          <w:lang w:val="en-GB"/>
        </w:rPr>
      </w:r>
    </w:p>
    <w:p>
      <w:pPr>
        <w:pStyle w:val="849"/>
        <w:pBdr/>
        <w:spacing/>
        <w:ind/>
        <w:rPr>
          <w:rFonts w:asciiTheme="minorHAnsi" w:hAnsiTheme="minorHAnsi" w:cstheme="minorHAnsi"/>
        </w:rPr>
      </w:pPr>
      <w:r/>
      <w:bookmarkStart w:id="291" w:name="_Toc226995712"/>
      <w:r>
        <w:rPr>
          <w:rFonts w:asciiTheme="minorHAnsi" w:hAnsiTheme="minorHAnsi" w:cstheme="minorHAnsi"/>
        </w:rPr>
        <w:t xml:space="preserve">Bibliography</w:t>
      </w:r>
      <w:bookmarkEnd w:id="291"/>
      <w:r>
        <w:rPr>
          <w:rFonts w:asciiTheme="minorHAnsi" w:hAnsiTheme="minorHAnsi" w:cstheme="minorHAnsi"/>
        </w:rPr>
      </w:r>
      <w:r>
        <w:rPr>
          <w:rFonts w:asciiTheme="minorHAnsi" w:hAnsiTheme="minorHAnsi" w:cstheme="minorHAnsi"/>
        </w:rPr>
      </w:r>
    </w:p>
    <w:p>
      <w:pPr>
        <w:pBdr/>
        <w:spacing/>
        <w:ind/>
        <w:rPr>
          <w:rFonts w:cstheme="minorHAnsi"/>
          <w:lang w:val="en-GB"/>
        </w:rPr>
      </w:pPr>
      <w:r>
        <w:rPr>
          <w:rFonts w:cstheme="minorHAnsi"/>
          <w:lang w:val="en-GB"/>
        </w:rPr>
        <w:t xml:space="preserve">Editions cited in this chapter</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rPr>
      </w:pPr>
      <w:r/>
      <w:hyperlink r:id="rId9" w:tooltip="https://www.jclavater-briefwechsel.ch/about" w:history="1">
        <w:r>
          <w:rPr>
            <w:rStyle w:val="874"/>
            <w:rFonts w:cstheme="minorHAnsi"/>
          </w:rPr>
          <w:t xml:space="preserve">J. C. Lavater Online Briefedition</w:t>
        </w:r>
      </w:hyperlink>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ind/>
        <w:rPr>
          <w:rFonts w:cstheme="minorHAnsi"/>
        </w:rPr>
      </w:pPr>
      <w:r/>
      <w:hyperlink r:id="rId10" w:tooltip="https://republique-des-lettres.ch/about/guidelines" w:history="1">
        <w:r>
          <w:rPr>
            <w:rStyle w:val="874"/>
            <w:rFonts w:cstheme="minorHAnsi"/>
          </w:rPr>
          <w:t xml:space="preserve">Répbulique des Lettres</w:t>
        </w:r>
      </w:hyperlink>
      <w:r>
        <w:rPr>
          <w:rFonts w:cstheme="minorHAnsi"/>
        </w:rPr>
        <w:t xml:space="preserve"> </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ind/>
        <w:rPr>
          <w:rFonts w:cstheme="minorHAnsi"/>
          <w:lang w:val="de-DE"/>
        </w:rPr>
      </w:pPr>
      <w:r/>
      <w:hyperlink r:id="rId11" w:tooltip="https://naegeli-briefe.ch/home" w:history="1">
        <w:r>
          <w:rPr>
            <w:rStyle w:val="874"/>
            <w:rFonts w:cstheme="minorHAnsi"/>
            <w:lang w:val="de-DE"/>
          </w:rPr>
          <w:t xml:space="preserve">Naegeli-Briefe.ch</w:t>
        </w:r>
      </w:hyperlink>
      <w:r>
        <w:rPr>
          <w:rFonts w:cstheme="minorHAnsi"/>
          <w:lang w:val="de-DE"/>
        </w:rPr>
        <w:t xml:space="preserve"> </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ind/>
        <w:rPr>
          <w:rFonts w:cstheme="minorHAnsi"/>
          <w:lang w:val="de-DE"/>
        </w:rPr>
      </w:pPr>
      <w:r/>
      <w:hyperlink r:id="rId12" w:tooltip="https://briefe-der-romantik.de/" w:history="1">
        <w:r>
          <w:rPr>
            <w:rStyle w:val="874"/>
            <w:rFonts w:cstheme="minorHAnsi"/>
            <w:lang w:val="de-DE"/>
          </w:rPr>
          <w:t xml:space="preserve">Korrespondenzen der Frühromantik</w:t>
        </w:r>
      </w:hyperlink>
      <w:r>
        <w:rPr>
          <w:rFonts w:cstheme="minorHAnsi"/>
          <w:lang w:val="de-DE"/>
        </w:rPr>
        <w:t xml:space="preserve"> </w:t>
      </w:r>
      <w:r>
        <w:rPr>
          <w:rFonts w:cstheme="minorHAnsi"/>
          <w:lang w:val="de-DE"/>
        </w:rPr>
      </w:r>
      <w:r>
        <w:rPr>
          <w:rFonts w:cstheme="minorHAnsi"/>
          <w:lang w:val="de-DE"/>
        </w:rPr>
      </w:r>
    </w:p>
    <w:p>
      <w:pPr>
        <w:pBdr/>
        <w:spacing/>
        <w:ind/>
        <w:rPr>
          <w:rFonts w:cstheme="minorHAnsi"/>
          <w:lang w:val="de-DE"/>
        </w:rPr>
      </w:pPr>
      <w:r>
        <w:rPr>
          <w:rFonts w:cstheme="minorHAnsi"/>
          <w:lang w:val="de-DE"/>
        </w:rPr>
      </w:r>
      <w:r>
        <w:rPr>
          <w:rFonts w:cstheme="minorHAnsi"/>
          <w:lang w:val="de-DE"/>
        </w:rPr>
      </w:r>
      <w:r>
        <w:rPr>
          <w:rFonts w:cstheme="minorHAnsi"/>
          <w:lang w:val="de-DE"/>
        </w:rPr>
      </w:r>
    </w:p>
    <w:p>
      <w:pPr>
        <w:pBdr/>
        <w:spacing/>
        <w:ind/>
        <w:rPr>
          <w:rFonts w:cstheme="minorHAnsi"/>
          <w:lang w:val="en-GB"/>
        </w:rPr>
      </w:pPr>
      <w:r>
        <w:rPr>
          <w:rFonts w:cstheme="minorHAnsi"/>
          <w:lang w:val="en-GB"/>
        </w:rPr>
        <w:t xml:space="preserve">Resources on </w:t>
      </w:r>
      <w:r>
        <w:rPr>
          <w:rFonts w:cstheme="minorHAnsi"/>
          <w:lang w:val="en-GB"/>
        </w:rPr>
        <w:t xml:space="preserve">the </w:t>
      </w:r>
      <w:r>
        <w:rPr>
          <w:rFonts w:cstheme="minorHAnsi"/>
          <w:lang w:val="en-GB"/>
        </w:rPr>
        <w:t xml:space="preserve">FAIR </w:t>
      </w:r>
      <w:r>
        <w:rPr>
          <w:rFonts w:cstheme="minorHAnsi"/>
          <w:lang w:val="en-GB"/>
        </w:rPr>
        <w:t xml:space="preserve">and CARE </w:t>
      </w:r>
      <w:r>
        <w:rPr>
          <w:rFonts w:cstheme="minorHAnsi"/>
          <w:lang w:val="en-GB"/>
        </w:rPr>
        <w:t xml:space="preserve">principles: </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en-US"/>
        </w:rPr>
      </w:pPr>
      <w:r>
        <w:rPr>
          <w:rFonts w:eastAsia="Times New Roman" w:cstheme="minorHAnsi"/>
          <w:color w:val="000000"/>
          <w:lang w:val="en-US"/>
        </w:rPr>
        <w:t xml:space="preserve">“FAIR Principles.” Overview. </w:t>
      </w:r>
      <w:r>
        <w:fldChar w:fldCharType="begin"/>
      </w:r>
      <w:r>
        <w:rPr>
          <w:lang w:val="en-US"/>
        </w:rPr>
        <w:instrText xml:space="preserve">HYPERLINK "https://www.go-fair.org/fair-principles/" \o "https://www.go-fair.org/fair-principles/"</w:instrText>
      </w:r>
      <w:r>
        <w:fldChar w:fldCharType="separate"/>
      </w:r>
      <w:r>
        <w:rPr>
          <w:rStyle w:val="874"/>
          <w:rFonts w:eastAsia="Times New Roman" w:cstheme="minorHAnsi"/>
          <w:color w:val="0000ee"/>
          <w:lang w:val="en-US"/>
        </w:rPr>
        <w:t xml:space="preserve">https://www.go-fair.org/fair-principles/</w:t>
      </w:r>
      <w:r>
        <w:fldChar w:fldCharType="end"/>
      </w:r>
      <w:r>
        <w:rPr>
          <w:rFonts w:eastAsia="Times New Roman" w:cstheme="minorHAnsi"/>
          <w:color w:val="000000"/>
          <w:lang w:val="en-US"/>
        </w:rPr>
        <w:t xml:space="preserve">.</w:t>
      </w:r>
      <w:r>
        <w:rPr>
          <w:rFonts w:eastAsia="Times New Roman" w:cstheme="minorHAnsi"/>
          <w:color w:val="000000"/>
          <w:lang w:val="en-US"/>
        </w:rPr>
      </w:r>
      <w:r>
        <w:rPr>
          <w:rFonts w:eastAsia="Times New Roman" w:cstheme="minorHAnsi"/>
          <w:color w:val="000000"/>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lang w:val="en-US"/>
        </w:rPr>
      </w:pPr>
      <w:r>
        <w:rPr>
          <w:rFonts w:eastAsia="Times New Roman" w:cstheme="minorHAnsi"/>
          <w:color w:val="000000"/>
          <w:lang w:val="en-US"/>
        </w:rPr>
        <w:t xml:space="preserve">“A Guide to the FAIR Principles | Openscience.Eu.” July 7, 2025. </w:t>
      </w:r>
      <w:r>
        <w:fldChar w:fldCharType="begin"/>
      </w:r>
      <w:r>
        <w:rPr>
          <w:lang w:val="en-US"/>
        </w:rPr>
        <w:instrText xml:space="preserve">HYPERLINK "https://openscience.eu/article/infrastructure/guide-fair-principles" \o "https://openscience.eu/article/infrastructure/guide-fair-principles"</w:instrText>
      </w:r>
      <w:r>
        <w:fldChar w:fldCharType="separate"/>
      </w:r>
      <w:r>
        <w:rPr>
          <w:rStyle w:val="874"/>
          <w:rFonts w:eastAsia="Times New Roman" w:cstheme="minorHAnsi"/>
          <w:color w:val="0000ee"/>
          <w:lang w:val="en-US"/>
        </w:rPr>
        <w:t xml:space="preserve">https://openscience.eu/article/infrastructure/guide-fair-principles</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rPr>
      </w:pPr>
      <w:r>
        <w:rPr>
          <w:rFonts w:eastAsia="Times New Roman" w:cstheme="minorHAnsi"/>
          <w:color w:val="000000"/>
          <w:lang w:val="it-IT"/>
        </w:rPr>
        <w:t xml:space="preserve">Jacobsen, Annika, Ricardo De Miranda Azevedo, Nick Juty, et al. </w:t>
      </w:r>
      <w:r>
        <w:rPr>
          <w:rFonts w:eastAsia="Times New Roman" w:cstheme="minorHAnsi"/>
          <w:color w:val="000000"/>
        </w:rPr>
        <w:t xml:space="preserve">“FAIR Principles: Interpretations and Implementation Considerations.” </w:t>
      </w:r>
      <w:r>
        <w:rPr>
          <w:rFonts w:eastAsia="Times New Roman" w:cstheme="minorHAnsi"/>
          <w:i/>
          <w:color w:val="000000"/>
        </w:rPr>
        <w:t xml:space="preserve">Data Intelligence</w:t>
      </w:r>
      <w:r>
        <w:rPr>
          <w:rFonts w:eastAsia="Times New Roman" w:cstheme="minorHAnsi"/>
          <w:color w:val="000000"/>
        </w:rPr>
        <w:t xml:space="preserve"> 2, nos. 1–2 (2020): 10–29. </w:t>
      </w:r>
      <w:hyperlink r:id="rId13" w:tooltip="https://doi.org/10.1162/dint_r_00024" w:history="1">
        <w:r>
          <w:rPr>
            <w:rStyle w:val="874"/>
            <w:rFonts w:eastAsia="Times New Roman" w:cstheme="minorHAnsi"/>
            <w:color w:val="0000ee"/>
          </w:rPr>
          <w:t xml:space="preserve">https://doi.org/10.1162/dint_r_00024</w:t>
        </w:r>
      </w:hyperlink>
      <w:r>
        <w:rPr>
          <w:rFonts w:eastAsia="Times New Roman" w:cstheme="minorHAnsi"/>
          <w:color w:val="000000"/>
        </w:rPr>
        <w:t xml:space="preserve">.</w:t>
      </w:r>
      <w:r>
        <w:rPr>
          <w:rFonts w:eastAsia="Times New Roman" w:cstheme="minorHAnsi"/>
        </w:rPr>
      </w:r>
      <w:r>
        <w:rPr>
          <w:rFonts w:eastAsia="Times New Roman"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eastAsia="Times New Roman" w:cstheme="minorHAnsi"/>
          <w:color w:val="000000"/>
        </w:rPr>
        <w:t xml:space="preserve">Wilkinson, Mark D., Michel Dumontier, IJsbrand Jan Aalbersberg, et al. </w:t>
      </w:r>
      <w:r>
        <w:rPr>
          <w:rFonts w:eastAsia="Times New Roman" w:cstheme="minorHAnsi"/>
          <w:color w:val="000000"/>
          <w:lang w:val="en-US"/>
        </w:rPr>
        <w:t xml:space="preserve">“The FAIR Guiding Principles for Scientific Data Management and Stewardship.” </w:t>
      </w:r>
      <w:r>
        <w:rPr>
          <w:rFonts w:eastAsia="Times New Roman" w:cstheme="minorHAnsi"/>
          <w:i/>
          <w:color w:val="000000"/>
        </w:rPr>
        <w:t xml:space="preserve">Scientific Data</w:t>
      </w:r>
      <w:r>
        <w:rPr>
          <w:rFonts w:eastAsia="Times New Roman" w:cstheme="minorHAnsi"/>
          <w:color w:val="000000"/>
        </w:rPr>
        <w:t xml:space="preserve"> 3, no. 1 (2016): 160018. </w:t>
      </w:r>
      <w:hyperlink r:id="rId14" w:tooltip="https://doi.org/10.1038/sdata.2016.18" w:history="1">
        <w:r>
          <w:rPr>
            <w:rStyle w:val="874"/>
            <w:rFonts w:eastAsia="Times New Roman" w:cstheme="minorHAnsi"/>
            <w:color w:val="0000ee"/>
          </w:rPr>
          <w:t xml:space="preserve">https://doi.org/10.1038/sdata.2016.18</w:t>
        </w:r>
      </w:hyperlink>
      <w:r>
        <w:rPr>
          <w:rFonts w:eastAsia="Times New Roman" w:cstheme="minorHAnsi"/>
          <w:color w:val="000000"/>
        </w:rPr>
        <w:t xml:space="preserve">.</w:t>
      </w:r>
      <w:r>
        <w:rPr>
          <w:rFonts w:cstheme="minorHAnsi"/>
        </w:rPr>
      </w:r>
      <w:r>
        <w:rPr>
          <w:rFonts w:cstheme="minorHAnsi"/>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Bdr/>
        <w:spacing/>
        <w:ind/>
        <w:rPr>
          <w:rFonts w:cstheme="minorHAnsi"/>
          <w:lang w:val="en-GB"/>
        </w:rPr>
      </w:pPr>
      <w:r>
        <w:fldChar w:fldCharType="begin"/>
      </w:r>
      <w:r>
        <w:instrText xml:space="preserve">HYPERLINK</w:instrText>
      </w:r>
      <w:r>
        <w:fldChar w:fldCharType="separate"/>
      </w:r>
      <w:r>
        <w:rPr>
          <w:rStyle w:val="874"/>
          <w:rFonts w:eastAsia="Liberation Sans" w:cstheme="minorHAnsi"/>
          <w:lang w:val="en-GB"/>
        </w:rPr>
        <w:t xml:space="preserve">CARE principles for Indigenous Data Governance</w:t>
      </w:r>
      <w:r>
        <w:fldChar w:fldCharType="end"/>
      </w:r>
      <w:r>
        <w:rPr>
          <w:rFonts w:cstheme="minorHAnsi"/>
          <w:lang w:val="en-GB"/>
        </w:rPr>
      </w:r>
      <w:r>
        <w:rPr>
          <w:rFonts w:cstheme="minorHAnsi"/>
          <w:lang w:val="en-GB"/>
        </w:rPr>
      </w:r>
    </w:p>
    <w:p>
      <w:pPr>
        <w:pBdr/>
        <w:spacing/>
        <w:ind/>
        <w:rPr>
          <w:rFonts w:cstheme="minorHAnsi"/>
          <w:lang w:val="en-US"/>
        </w:rPr>
      </w:pPr>
      <w:r>
        <w:rPr>
          <w:rFonts w:eastAsia="Liberation Sans" w:cstheme="minorHAnsi"/>
          <w:color w:val="000000"/>
          <w:lang w:val="en-GB"/>
        </w:rPr>
        <w:t xml:space="preserve">Chun et al. 2016, Smithies 2023</w:t>
      </w:r>
      <w:r>
        <w:rPr>
          <w:rFonts w:cstheme="minorHAnsi"/>
          <w:lang w:val="en-US"/>
        </w:rPr>
      </w:r>
      <w:r>
        <w:rPr>
          <w:rFonts w:cstheme="minorHAnsi"/>
          <w:lang w:val="en-US"/>
        </w:rPr>
      </w:r>
    </w:p>
    <w:sectPr>
      <w:footnotePr/>
      <w:endnotePr/>
      <w:type w:val="nextPage"/>
      <w:pgSz w:h="16838" w:orient="landscape"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6" w:author="Rissler-Pipka@MaxWeberStiftung.de" w:date="2026-05-13T13:16:31Z" w:initials="R">
    <w:p w14:paraId="00000001" w14:textId="00000001">
      <w:pPr>
        <w:spacing w:line="240" w:after="0" w:lineRule="auto" w:before="0"/>
        <w:ind w:firstLine="0" w:left="0" w:right="0"/>
        <w:jc w:val="left"/>
      </w:pPr>
      <w:r>
        <w:rPr>
          <w:rFonts w:eastAsia="Arial" w:ascii="Arial" w:hAnsi="Arial" w:cs="Arial"/>
          <w:sz w:val="22"/>
        </w:rPr>
        <w:t xml:space="preserve">done?</w:t>
      </w:r>
    </w:p>
  </w:comment>
  <w:comment w:id="39" w:author="Annika (Guest)" w:date="2026-04-21T10:10:00Z" w:initials="A(">
    <w:p w14:paraId="00000002" w14:textId="00000002">
      <w:pPr>
        <w:spacing w:line="240" w:after="0" w:lineRule="auto" w:before="0"/>
        <w:ind w:firstLine="0" w:left="0" w:right="0"/>
        <w:jc w:val="left"/>
      </w:pPr>
      <w:r>
        <w:rPr>
          <w:rFonts w:eastAsia="Arial" w:ascii="Arial" w:hAnsi="Arial" w:cs="Arial"/>
          <w:sz w:val="22"/>
        </w:rPr>
        <w:t xml:space="preserve">Move up under rights; this is not an ethical matter, but a legal one!</w:t>
      </w:r>
    </w:p>
    <w:p w14:paraId="00000003" w14:textId="00000003">
      <w:pPr>
        <w:spacing w:line="240" w:after="0" w:lineRule="auto" w:before="0"/>
        <w:ind w:firstLine="0" w:left="0" w:right="0"/>
        <w:jc w:val="left"/>
      </w:pPr>
      <w:r>
        <w:rPr>
          <w:rFonts w:eastAsia="Arial" w:ascii="Arial" w:hAnsi="Arial" w:cs="Arial"/>
          <w:sz w:val="22"/>
        </w:rPr>
        <w:t xml:space="preserve">Rather expand on CARE in this section!!</w:t>
      </w:r>
    </w:p>
  </w:comment>
  <w:comment w:id="38" w:author="Annika (Guest)" w:date="2026-04-21T10:04:00Z" w:initials="A(">
    <w:p w14:paraId="00000004" w14:textId="00000004">
      <w:pPr>
        <w:spacing w:line="240" w:after="0" w:lineRule="auto" w:before="0"/>
        <w:ind w:firstLine="0" w:left="0" w:right="0"/>
        <w:jc w:val="left"/>
      </w:pPr>
      <w:r>
        <w:rPr>
          <w:rFonts w:eastAsia="Arial" w:ascii="Arial" w:hAnsi="Arial" w:cs="Arial"/>
          <w:sz w:val="22"/>
        </w:rPr>
        <w:t xml:space="preserve">This should be under "Rights and Licenses", not under ethics.</w:t>
      </w:r>
    </w:p>
    <w:p w14:paraId="00000005" w14:textId="00000005">
      <w:pPr>
        <w:spacing w:line="240" w:after="0" w:lineRule="auto" w:before="0"/>
        <w:ind w:firstLine="0" w:left="0" w:right="0"/>
        <w:jc w:val="left"/>
      </w:pPr>
      <w:r>
        <w:rPr>
          <w:rFonts w:eastAsia="Arial" w:ascii="Arial" w:hAnsi="Arial" w:cs="Arial"/>
          <w:sz w:val="22"/>
        </w:rPr>
        <w:t xml:space="preserve">In terms of (legal) punishment, rights rank higher than ethics, i.e. problems arise quicker and can stop a project when legal aspects are not taken care off.</w:t>
      </w:r>
    </w:p>
  </w:comment>
  <w:comment w:id="37" w:author="Annika (Guest)" w:date="2026-04-21T09:56:00Z" w:initials="A(">
    <w:p w14:paraId="00000006" w14:textId="00000006">
      <w:pPr>
        <w:spacing w:line="240" w:after="0" w:lineRule="auto" w:before="0"/>
        <w:ind w:firstLine="0" w:left="0" w:right="0"/>
        <w:jc w:val="left"/>
      </w:pPr>
      <w:r>
        <w:rPr>
          <w:rFonts w:eastAsia="Arial" w:ascii="Arial" w:hAnsi="Arial" w:cs="Arial"/>
          <w:sz w:val="22"/>
        </w:rPr>
        <w:t xml:space="preserve">Add to glossary. Consider adding a short paragraph about what the Creative Commons is and what it has to do in the scientific community. Do not assume our readers know what the CC are!</w:t>
      </w:r>
    </w:p>
  </w:comment>
  <w:comment w:id="36" w:author="Annika (Guest)" w:date="2026-04-21T09:52:00Z" w:initials="A(">
    <w:p w14:paraId="00000007" w14:textId="00000007">
      <w:pPr>
        <w:spacing w:line="240" w:after="0" w:lineRule="auto" w:before="0"/>
        <w:ind w:firstLine="0" w:left="0" w:right="0"/>
        <w:jc w:val="left"/>
      </w:pPr>
      <w:r>
        <w:rPr>
          <w:rFonts w:eastAsia="Arial" w:ascii="Arial" w:hAnsi="Arial" w:cs="Arial"/>
          <w:sz w:val="22"/>
        </w:rPr>
        <w:t xml:space="preserve">This is true. However, we have at least the aim to homogenise intellectual rights in the European Union and those allied (Switzerland, Norway).</w:t>
      </w:r>
    </w:p>
    <w:p w14:paraId="00000008" w14:textId="00000008">
      <w:pPr>
        <w:spacing w:line="240" w:after="0" w:lineRule="auto" w:before="0"/>
        <w:ind w:firstLine="0" w:left="0" w:right="0"/>
        <w:jc w:val="left"/>
      </w:pPr>
      <w:r>
        <w:rPr>
          <w:rFonts w:eastAsia="Arial" w:ascii="Arial" w:hAnsi="Arial" w:cs="Arial"/>
          <w:sz w:val="22"/>
        </w:rPr>
        <w:t xml:space="preserve">So, the wording "vary from country to country" can be misleading for readers as it is vague and might not apply to most of our European readers (which I assume is our main target group).</w:t>
      </w:r>
    </w:p>
  </w:comment>
  <w:comment w:id="35" w:author="Annika (Guest)" w:date="2026-04-21T10:01:00Z" w:initials="A(">
    <w:p w14:paraId="00000009" w14:textId="00000009">
      <w:pPr>
        <w:spacing w:line="240" w:after="0" w:lineRule="auto" w:before="0"/>
        <w:ind w:firstLine="0" w:left="0" w:right="0"/>
        <w:jc w:val="left"/>
      </w:pPr>
      <w:r>
        <w:rPr>
          <w:rFonts w:eastAsia="Arial" w:ascii="Arial" w:hAnsi="Arial" w:cs="Arial"/>
          <w:sz w:val="22"/>
        </w:rPr>
        <w:t xml:space="preserve">We talk mainly about copyright/authors' rights and licenses here, but not about privacy rights and personal data. Some objects of a DSE might contain personal data (letters, diaries, photographs, sound, video) of still living people and a whole bunch of complicated rights apply that an editor and their teams has to consider.</w:t>
      </w:r>
    </w:p>
    <w:p w14:paraId="0000000A" w14:textId="0000000A">
      <w:pPr>
        <w:spacing w:line="240" w:after="0" w:lineRule="auto" w:before="0"/>
        <w:ind w:firstLine="0" w:left="0" w:right="0"/>
        <w:jc w:val="left"/>
      </w:pPr>
      <w:r>
        <w:rPr>
          <w:rFonts w:eastAsia="Arial" w:ascii="Arial" w:hAnsi="Arial" w:cs="Arial"/>
          <w:sz w:val="22"/>
        </w:rPr>
        <w:t xml:space="preserve">Should we add a short paragraph about personal data, too?</w:t>
      </w:r>
    </w:p>
  </w:comment>
  <w:comment w:id="34" w:author="Annika (Guest)" w:date="2026-04-21T09:48:00Z" w:initials="A(">
    <w:p w14:paraId="0000000B" w14:textId="0000000B">
      <w:pPr>
        <w:spacing w:line="240" w:after="0" w:lineRule="auto" w:before="0"/>
        <w:ind w:firstLine="0" w:left="0" w:right="0"/>
        <w:jc w:val="left"/>
      </w:pPr>
      <w:r>
        <w:rPr>
          <w:rFonts w:eastAsia="Arial" w:ascii="Arial" w:hAnsi="Arial" w:cs="Arial"/>
          <w:sz w:val="22"/>
        </w:rPr>
        <w:t xml:space="preserve">add to glossary. We cannot assume that our readers know what is meant here!</w:t>
      </w:r>
    </w:p>
  </w:comment>
  <w:comment w:id="33" w:author="Annika (Guest)" w:date="2026-04-21T09:47:00Z" w:initials="A(">
    <w:p w14:paraId="0000000C" w14:textId="0000000C">
      <w:pPr>
        <w:spacing w:line="240" w:after="0" w:lineRule="auto" w:before="0"/>
        <w:ind w:firstLine="0" w:left="0" w:right="0"/>
        <w:jc w:val="left"/>
      </w:pPr>
      <w:r>
        <w:rPr>
          <w:rFonts w:eastAsia="Arial" w:ascii="Arial" w:hAnsi="Arial" w:cs="Arial"/>
          <w:sz w:val="22"/>
        </w:rPr>
        <w:t xml:space="preserve">add to glossary!</w:t>
      </w:r>
    </w:p>
  </w:comment>
  <w:comment w:id="32" w:author="Annika (Guest)" w:date="2026-04-21T10:23:00Z" w:initials="A(">
    <w:p w14:paraId="0000000D" w14:textId="0000000D">
      <w:pPr>
        <w:spacing w:line="240" w:after="0" w:lineRule="auto" w:before="0"/>
        <w:ind w:firstLine="0" w:left="0" w:right="0"/>
        <w:jc w:val="left"/>
      </w:pPr>
      <w:r>
        <w:rPr>
          <w:rFonts w:eastAsia="Arial" w:ascii="Arial" w:hAnsi="Arial" w:cs="Arial"/>
          <w:sz w:val="22"/>
        </w:rPr>
        <w:t xml:space="preserve">This is an important section, but I wonder how explicit we should state that we are mainly focusing on the EU.</w:t>
      </w:r>
    </w:p>
    <w:p w14:paraId="0000000E" w14:textId="0000000E">
      <w:pPr>
        <w:spacing w:line="240" w:after="0" w:lineRule="auto" w:before="0"/>
        <w:ind w:firstLine="0" w:left="0" w:right="0"/>
        <w:jc w:val="left"/>
      </w:pPr>
      <w:r>
        <w:rPr>
          <w:rFonts w:eastAsia="Arial" w:ascii="Arial" w:hAnsi="Arial" w:cs="Arial"/>
          <w:sz w:val="22"/>
        </w:rPr>
        <w:t xml:space="preserve">The legal (not to speak of the ethical) situation in the USA is quite different, not to speak of all the other countries in the world.</w:t>
      </w:r>
    </w:p>
    <w:p w14:paraId="0000000F" w14:textId="0000000F">
      <w:pPr>
        <w:spacing w:line="240" w:after="0" w:lineRule="auto" w:before="0"/>
        <w:ind w:firstLine="0" w:left="0" w:right="0"/>
        <w:jc w:val="left"/>
      </w:pPr>
      <w:r>
        <w:rPr>
          <w:rFonts w:eastAsia="Arial" w:ascii="Arial" w:hAnsi="Arial" w:cs="Arial"/>
          <w:sz w:val="22"/>
        </w:rPr>
        <w:t xml:space="preserve">Should we be more explicit about the legal space we assume most of our readers operate in? If we want to open up for outside of the EU readers, we should add paragraphs about the legal situation in other parts of the world as they differ quite drastically from "ours".</w:t>
      </w:r>
    </w:p>
  </w:comment>
  <w:comment w:id="31" w:author="Josef Jeschke (Guest)" w:date="2026-04-27T12:00:00Z" w:initials="JJ(">
    <w:p w14:paraId="00000010" w14:textId="00000010">
      <w:pPr>
        <w:spacing w:line="240" w:after="0" w:lineRule="auto" w:before="0"/>
        <w:ind w:firstLine="0" w:left="0" w:right="0"/>
        <w:jc w:val="left"/>
      </w:pPr>
      <w:r>
        <w:rPr>
          <w:rFonts w:eastAsia="Arial" w:ascii="Arial" w:hAnsi="Arial" w:cs="Arial"/>
          <w:sz w:val="22"/>
        </w:rPr>
        <w:t xml:space="preserve">definitely</w:t>
      </w:r>
    </w:p>
  </w:comment>
  <w:comment w:id="30" w:author="Annika (Guest)" w:date="2026-04-21T09:38:00Z" w:initials="A(">
    <w:p w14:paraId="00000011" w14:textId="00000011">
      <w:pPr>
        <w:spacing w:line="240" w:after="0" w:lineRule="auto" w:before="0"/>
        <w:ind w:firstLine="0" w:left="0" w:right="0"/>
        <w:jc w:val="left"/>
      </w:pPr>
      <w:r>
        <w:rPr>
          <w:rFonts w:eastAsia="Arial" w:ascii="Arial" w:hAnsi="Arial" w:cs="Arial"/>
          <w:sz w:val="22"/>
        </w:rPr>
        <w:t xml:space="preserve">Will there be some information added later?</w:t>
      </w:r>
    </w:p>
    <w:p w14:paraId="00000012" w14:textId="00000012">
      <w:pPr>
        <w:spacing w:line="240" w:after="0" w:lineRule="auto" w:before="0"/>
        <w:ind w:firstLine="0" w:left="0" w:right="0"/>
        <w:jc w:val="left"/>
      </w:pPr>
      <w:r>
        <w:rPr>
          <w:rFonts w:eastAsia="Arial" w:ascii="Arial" w:hAnsi="Arial" w:cs="Arial"/>
          <w:sz w:val="22"/>
        </w:rPr>
        <w:t xml:space="preserve"/>
      </w:r>
    </w:p>
    <w:p w14:paraId="00000013" w14:textId="00000013">
      <w:pPr>
        <w:spacing w:line="240" w:after="0" w:lineRule="auto" w:before="0"/>
        <w:ind w:firstLine="0" w:left="0" w:right="0"/>
        <w:jc w:val="left"/>
      </w:pPr>
      <w:r>
        <w:rPr>
          <w:rFonts w:eastAsia="Arial" w:ascii="Arial" w:hAnsi="Arial" w:cs="Arial"/>
          <w:sz w:val="22"/>
        </w:rPr>
        <w:t xml:space="preserve">As examples, we have covered Germany, Switzerland and (Italy), but there are many more countries that were represented among the authors and editors. Which countries do we want to include as examples? Always the same or different ones?</w:t>
      </w:r>
    </w:p>
    <w:p w14:paraId="00000014" w14:textId="00000014">
      <w:pPr>
        <w:spacing w:line="240" w:after="0" w:lineRule="auto" w:before="0"/>
        <w:ind w:firstLine="0" w:left="0" w:right="0"/>
        <w:jc w:val="left"/>
      </w:pPr>
      <w:r>
        <w:rPr>
          <w:rFonts w:eastAsia="Arial" w:ascii="Arial" w:hAnsi="Arial" w:cs="Arial"/>
          <w:sz w:val="22"/>
        </w:rPr>
        <w:t xml:space="preserve">Perhaps this kind of information should be moved into an appendix so readers can navigate to the country they are interested in.</w:t>
      </w:r>
    </w:p>
    <w:p w14:paraId="00000015" w14:textId="00000015">
      <w:pPr>
        <w:spacing w:line="240" w:after="0" w:lineRule="auto" w:before="0"/>
        <w:ind w:firstLine="0" w:left="0" w:right="0"/>
        <w:jc w:val="left"/>
      </w:pPr>
      <w:r>
        <w:rPr>
          <w:rFonts w:eastAsia="Arial" w:ascii="Arial" w:hAnsi="Arial" w:cs="Arial"/>
          <w:sz w:val="22"/>
        </w:rPr>
        <w:t xml:space="preserve">Keep in mind that adding the information means more and more frequent updates as institutions' policies and infrastructure change.</w:t>
      </w:r>
    </w:p>
  </w:comment>
  <w:comment w:id="29" w:author="Annika (Guest)" w:date="2026-04-21T09:33:00Z" w:initials="A(">
    <w:p w14:paraId="00000016" w14:textId="00000016">
      <w:pPr>
        <w:spacing w:line="240" w:after="0" w:lineRule="auto" w:before="0"/>
        <w:ind w:firstLine="0" w:left="0" w:right="0"/>
        <w:jc w:val="left"/>
      </w:pPr>
      <w:r>
        <w:rPr>
          <w:rFonts w:eastAsia="Arial" w:ascii="Arial" w:hAnsi="Arial" w:cs="Arial"/>
          <w:sz w:val="22"/>
        </w:rPr>
        <w:t xml:space="preserve">Motivate the selection of the examples: is it ONLY these or are there many more?</w:t>
      </w:r>
    </w:p>
    <w:p w14:paraId="00000017" w14:textId="00000017">
      <w:pPr>
        <w:spacing w:line="240" w:after="0" w:lineRule="auto" w:before="0"/>
        <w:ind w:firstLine="0" w:left="0" w:right="0"/>
        <w:jc w:val="left"/>
      </w:pPr>
      <w:r>
        <w:rPr>
          <w:rFonts w:eastAsia="Arial" w:ascii="Arial" w:hAnsi="Arial" w:cs="Arial"/>
          <w:sz w:val="22"/>
        </w:rPr>
        <w:t xml:space="preserve">Also: provide the academies' names in English (they should all have an official English name) to not interrupt the flow of the text as much.</w:t>
      </w:r>
    </w:p>
  </w:comment>
  <w:comment w:id="28" w:author="Annika (Guest)" w:date="2026-04-21T09:28:00Z" w:initials="A(">
    <w:p w14:paraId="00000018" w14:textId="00000018">
      <w:pPr>
        <w:spacing w:line="240" w:after="0" w:lineRule="auto" w:before="0"/>
        <w:ind w:firstLine="0" w:left="0" w:right="0"/>
        <w:jc w:val="left"/>
      </w:pPr>
      <w:r>
        <w:rPr>
          <w:rFonts w:eastAsia="Arial" w:ascii="Arial" w:hAnsi="Arial" w:cs="Arial"/>
          <w:sz w:val="22"/>
        </w:rPr>
        <w:t xml:space="preserve">I think this part is redundant; you have to engage anyway because they have the materials. The important message here is the formalisation with a contract.</w:t>
      </w:r>
    </w:p>
  </w:comment>
  <w:comment w:id="27" w:author="Annika (Guest)" w:date="2026-04-16T15:37:00Z" w:initials="A(">
    <w:p w14:paraId="00000019" w14:textId="00000019">
      <w:pPr>
        <w:spacing w:line="240" w:after="0" w:lineRule="auto" w:before="0"/>
        <w:ind w:firstLine="0" w:left="0" w:right="0"/>
        <w:jc w:val="left"/>
      </w:pPr>
      <w:r>
        <w:rPr>
          <w:rFonts w:eastAsia="Arial" w:ascii="Arial" w:hAnsi="Arial" w:cs="Arial"/>
          <w:sz w:val="22"/>
        </w:rPr>
        <w:t xml:space="preserve">As above with examples: either we have examples from several countries or we omit the mention.</w:t>
      </w:r>
    </w:p>
    <w:p w14:paraId="0000001A" w14:textId="0000001A">
      <w:pPr>
        <w:spacing w:line="240" w:after="0" w:lineRule="auto" w:before="0"/>
        <w:ind w:firstLine="0" w:left="0" w:right="0"/>
        <w:jc w:val="left"/>
      </w:pPr>
      <w:r>
        <w:rPr>
          <w:rFonts w:eastAsia="Arial" w:ascii="Arial" w:hAnsi="Arial" w:cs="Arial"/>
          <w:sz w:val="22"/>
        </w:rPr>
        <w:t xml:space="preserve">This is also a section that needs to updated regularly as these units, their scope and services change quickly.</w:t>
      </w:r>
    </w:p>
    <w:p w14:paraId="0000001B" w14:textId="0000001B">
      <w:pPr>
        <w:spacing w:line="240" w:after="0" w:lineRule="auto" w:before="0"/>
        <w:ind w:firstLine="0" w:left="0" w:right="0"/>
        <w:jc w:val="left"/>
      </w:pPr>
      <w:r>
        <w:rPr>
          <w:rFonts w:eastAsia="Arial" w:ascii="Arial" w:hAnsi="Arial" w:cs="Arial"/>
          <w:sz w:val="22"/>
        </w:rPr>
        <w:t xml:space="preserve">In addition, the use of "DH" for these services is not adopted everywhere which may make readers believe that where there's not mention of DH, these services and infrastructures don't exist.</w:t>
      </w:r>
    </w:p>
  </w:comment>
  <w:comment w:id="26" w:author="Josef Jeschke (Guest)" w:date="2026-04-27T11:56:00Z" w:initials="JJ(">
    <w:p w14:paraId="0000001C" w14:textId="0000001C">
      <w:pPr>
        <w:spacing w:line="240" w:after="0" w:lineRule="auto" w:before="0"/>
        <w:ind w:firstLine="0" w:left="0" w:right="0"/>
        <w:jc w:val="left"/>
      </w:pPr>
      <w:r>
        <w:rPr>
          <w:rFonts w:eastAsia="Arial" w:ascii="Arial" w:hAnsi="Arial" w:cs="Arial"/>
          <w:sz w:val="22"/>
        </w:rPr>
        <w:t xml:space="preserve">I'd rather omit. It may be difficult to update on changing urls, disappearing projects ...</w:t>
      </w:r>
    </w:p>
  </w:comment>
  <w:comment w:id="25" w:author="Annika (Guest)" w:date="2026-04-16T15:34:00Z" w:initials="A(">
    <w:p w14:paraId="0000001D" w14:textId="0000001D">
      <w:pPr>
        <w:spacing w:line="240" w:after="0" w:lineRule="auto" w:before="0"/>
        <w:ind w:firstLine="0" w:left="0" w:right="0"/>
        <w:jc w:val="left"/>
      </w:pPr>
      <w:r>
        <w:rPr>
          <w:rFonts w:eastAsia="Arial" w:ascii="Arial" w:hAnsi="Arial" w:cs="Arial"/>
          <w:sz w:val="22"/>
        </w:rPr>
        <w:t xml:space="preserve">This sounds so wonderful - but sadly, is not really reality. We should be a bit more careful suggesting to our readers that many of the major, pressing issues in data archiving, preservation and maintenance are solved and that it's done by memory institutions. The landscape is much more dystopian, in my view, and varies widely depending on country/region/public-private status/politics.</w:t>
      </w:r>
    </w:p>
  </w:comment>
  <w:comment w:id="24" w:author="Annika (Guest)" w:date="2026-04-16T15:32:00Z" w:initials="A(">
    <w:p w14:paraId="0000001E" w14:textId="0000001E">
      <w:pPr>
        <w:spacing w:line="240" w:after="0" w:lineRule="auto" w:before="0"/>
        <w:ind w:firstLine="0" w:left="0" w:right="0"/>
        <w:jc w:val="left"/>
      </w:pPr>
      <w:r>
        <w:rPr>
          <w:rFonts w:eastAsia="Arial" w:ascii="Arial" w:hAnsi="Arial" w:cs="Arial"/>
          <w:sz w:val="22"/>
        </w:rPr>
        <w:t xml:space="preserve">GLAM appears in a previous chapter and should be explained there. Change this on the last round of review/editing!</w:t>
      </w:r>
    </w:p>
  </w:comment>
  <w:comment w:id="23" w:author="Annika (Guest)" w:date="2026-04-16T15:23:00Z" w:initials="A(">
    <w:p w14:paraId="0000001F" w14:textId="0000001F">
      <w:pPr>
        <w:spacing w:line="240" w:after="0" w:lineRule="auto" w:before="0"/>
        <w:ind w:firstLine="0" w:left="0" w:right="0"/>
        <w:jc w:val="left"/>
      </w:pPr>
      <w:r>
        <w:rPr>
          <w:rFonts w:eastAsia="Arial" w:ascii="Arial" w:hAnsi="Arial" w:cs="Arial"/>
          <w:sz w:val="22"/>
        </w:rPr>
        <w:t xml:space="preserve">This section (1.2.1) needs a bit of revision. There is talk about team/teams, project leads and allies and team members and it's not always clear to me which one is which.</w:t>
      </w:r>
    </w:p>
    <w:p w14:paraId="00000020" w14:textId="00000020">
      <w:pPr>
        <w:spacing w:line="240" w:after="0" w:lineRule="auto" w:before="0"/>
        <w:ind w:firstLine="0" w:left="0" w:right="0"/>
        <w:jc w:val="left"/>
      </w:pPr>
      <w:r>
        <w:rPr>
          <w:rFonts w:eastAsia="Arial" w:ascii="Arial" w:hAnsi="Arial" w:cs="Arial"/>
          <w:sz w:val="22"/>
        </w:rPr>
        <w:t xml:space="preserve">Either the "team" includes a project lead (which can, but doesn't have to be the scholarly editor) and an unspecified number of team members with different, complementory roles or there is one scholarly editor who is more loosly connected to other people (allies) who contribute to the project to a lesser degree than a team member would.</w:t>
      </w:r>
    </w:p>
    <w:p w14:paraId="00000021" w14:textId="00000021">
      <w:pPr>
        <w:spacing w:line="240" w:after="0" w:lineRule="auto" w:before="0"/>
        <w:ind w:firstLine="0" w:left="0" w:right="0"/>
        <w:jc w:val="left"/>
      </w:pPr>
      <w:r>
        <w:rPr>
          <w:rFonts w:eastAsia="Arial" w:ascii="Arial" w:hAnsi="Arial" w:cs="Arial"/>
          <w:sz w:val="22"/>
        </w:rPr>
        <w:t xml:space="preserve">I'm not really sure what the reader is supposed to get out of this section; most of this applies generally to research projects, not particularly to DSE projects.</w:t>
      </w:r>
    </w:p>
  </w:comment>
  <w:comment w:id="22" w:author="Josef Jeschke (Guest)" w:date="2026-04-27T11:48:00Z" w:initials="JJ(">
    <w:p w14:paraId="00000022" w14:textId="00000022">
      <w:pPr>
        <w:spacing w:line="240" w:after="0" w:lineRule="auto" w:before="0"/>
        <w:ind w:firstLine="0" w:left="0" w:right="0"/>
        <w:jc w:val="left"/>
      </w:pPr>
      <w:r>
        <w:rPr>
          <w:rFonts w:eastAsia="Arial" w:ascii="Arial" w:hAnsi="Arial" w:cs="Arial"/>
          <w:sz w:val="22"/>
        </w:rPr>
        <w:t xml:space="preserve">I agree. Maybe we should use the term allies instead of team. Like "an editor needs allies with various, complementary skills. These allies may be an intergral part of a project team or rather losely connected to the project.</w:t>
      </w:r>
    </w:p>
  </w:comment>
  <w:comment w:id="21" w:author="Annika (Guest)" w:date="2026-04-16T15:14:00Z" w:initials="A(">
    <w:p w14:paraId="00000023" w14:textId="00000023">
      <w:pPr>
        <w:spacing w:line="240" w:after="0" w:lineRule="auto" w:before="0"/>
        <w:ind w:firstLine="0" w:left="0" w:right="0"/>
        <w:jc w:val="left"/>
      </w:pPr>
      <w:r>
        <w:rPr>
          <w:rFonts w:eastAsia="Arial" w:ascii="Arial" w:hAnsi="Arial" w:cs="Arial"/>
          <w:sz w:val="22"/>
        </w:rPr>
        <w:t xml:space="preserve">Keywords in italics?</w:t>
      </w:r>
    </w:p>
    <w:p w14:paraId="00000024" w14:textId="00000024">
      <w:pPr>
        <w:spacing w:line="240" w:after="0" w:lineRule="auto" w:before="0"/>
        <w:ind w:firstLine="0" w:left="0" w:right="0"/>
        <w:jc w:val="left"/>
      </w:pPr>
      <w:r>
        <w:rPr>
          <w:rFonts w:eastAsia="Arial" w:ascii="Arial" w:hAnsi="Arial" w:cs="Arial"/>
          <w:sz w:val="22"/>
        </w:rPr>
        <w:t xml:space="preserve">Streamline for entire document.</w:t>
      </w:r>
    </w:p>
  </w:comment>
  <w:comment w:id="20" w:author="Annika (Guest)" w:date="2026-04-16T11:26:00Z" w:initials="A(">
    <w:p w14:paraId="00000025" w14:textId="00000025">
      <w:pPr>
        <w:spacing w:line="240" w:after="0" w:lineRule="auto" w:before="0"/>
        <w:ind w:firstLine="0" w:left="0" w:right="0"/>
        <w:jc w:val="left"/>
      </w:pPr>
      <w:r>
        <w:rPr>
          <w:rFonts w:eastAsia="Arial" w:ascii="Arial" w:hAnsi="Arial" w:cs="Arial"/>
          <w:sz w:val="22"/>
        </w:rPr>
        <w:t xml:space="preserve">Remove this paranthesis or add a footnote. We talk on such a general level that concrete references are not necessary.</w:t>
      </w:r>
    </w:p>
  </w:comment>
  <w:comment w:id="19" w:author="Annika (Guest)" w:date="2026-04-16T11:18:00Z" w:initials="A(">
    <w:p w14:paraId="00000026" w14:textId="00000026">
      <w:pPr>
        <w:spacing w:line="240" w:after="0" w:lineRule="auto" w:before="0"/>
        <w:ind w:firstLine="0" w:left="0" w:right="0"/>
        <w:jc w:val="left"/>
      </w:pPr>
      <w:r>
        <w:rPr>
          <w:rFonts w:eastAsia="Arial" w:ascii="Arial" w:hAnsi="Arial" w:cs="Arial"/>
          <w:sz w:val="22"/>
        </w:rPr>
        <w:t xml:space="preserve">Did we introduce the concept of metadata? It might seem redundant but not all editors/users of editions have a clear grasp on the concept.</w:t>
      </w:r>
    </w:p>
  </w:comment>
  <w:comment w:id="18" w:author="Annika (Guest)" w:date="2026-04-16T11:17:00Z" w:initials="A(">
    <w:p w14:paraId="00000027" w14:textId="00000027">
      <w:pPr>
        <w:spacing w:line="240" w:after="0" w:lineRule="auto" w:before="0"/>
        <w:ind w:firstLine="0" w:left="0" w:right="0"/>
        <w:jc w:val="left"/>
      </w:pPr>
      <w:r>
        <w:rPr>
          <w:rFonts w:eastAsia="Arial" w:ascii="Arial" w:hAnsi="Arial" w:cs="Arial"/>
          <w:sz w:val="22"/>
        </w:rPr>
        <w:t xml:space="preserve">We are talking about making editions. Our readers will likely not yet think about that they are assembling datasets. They are collecting sources or texts even.</w:t>
      </w:r>
    </w:p>
  </w:comment>
  <w:comment w:id="17" w:author="Josef Jeschke (Guest)" w:date="2026-04-20T09:56:00Z" w:initials="JJ(">
    <w:p w14:paraId="00000028" w14:textId="00000028">
      <w:pPr>
        <w:spacing w:line="240" w:after="0" w:lineRule="auto" w:before="0"/>
        <w:ind w:firstLine="0" w:left="0" w:right="0"/>
        <w:jc w:val="left"/>
      </w:pPr>
      <w:r>
        <w:rPr>
          <w:rFonts w:eastAsia="Arial" w:ascii="Arial" w:hAnsi="Arial" w:cs="Arial"/>
          <w:sz w:val="22"/>
        </w:rPr>
        <w:t xml:space="preserve">"By rendering a corpus into a new dataset"?</w:t>
      </w:r>
    </w:p>
  </w:comment>
  <w:comment w:id="15" w:author="Annika (Guest)" w:date="2026-04-16T11:16:00Z" w:initials="A(">
    <w:p w14:paraId="00000029" w14:textId="00000029">
      <w:pPr>
        <w:spacing w:line="240" w:after="0" w:lineRule="auto" w:before="0"/>
        <w:ind w:firstLine="0" w:left="0" w:right="0"/>
        <w:jc w:val="left"/>
      </w:pPr>
      <w:r>
        <w:rPr>
          <w:rFonts w:eastAsia="Arial" w:ascii="Arial" w:hAnsi="Arial" w:cs="Arial"/>
          <w:sz w:val="22"/>
        </w:rPr>
        <w:t xml:space="preserve">No. It often is, but not "always". There are still many one-person DSEs being created and planned.</w:t>
      </w:r>
    </w:p>
  </w:comment>
  <w:comment w:id="14" w:author="Josef Jeschke (Guest)" w:date="2026-04-20T09:55:00Z" w:initials="JJ(">
    <w:p w14:paraId="0000002A" w14:textId="0000002A">
      <w:pPr>
        <w:spacing w:line="240" w:after="0" w:lineRule="auto" w:before="0"/>
        <w:ind w:firstLine="0" w:left="0" w:right="0"/>
        <w:jc w:val="left"/>
      </w:pPr>
      <w:r>
        <w:rPr>
          <w:rFonts w:eastAsia="Arial" w:ascii="Arial" w:hAnsi="Arial" w:cs="Arial"/>
          <w:sz w:val="22"/>
        </w:rPr>
        <w:t xml:space="preserve">I totally agree</w:t>
      </w:r>
    </w:p>
  </w:comment>
  <w:comment w:id="13" w:author="Annika (Guest)" w:date="2026-04-16T11:14:00Z" w:initials="A(">
    <w:p w14:paraId="0000002B" w14:textId="0000002B">
      <w:pPr>
        <w:spacing w:line="240" w:after="0" w:lineRule="auto" w:before="0"/>
        <w:ind w:firstLine="0" w:left="0" w:right="0"/>
        <w:jc w:val="left"/>
      </w:pPr>
      <w:r>
        <w:rPr>
          <w:rFonts w:eastAsia="Arial" w:ascii="Arial" w:hAnsi="Arial" w:cs="Arial"/>
          <w:sz w:val="22"/>
        </w:rPr>
        <w:t xml:space="preserve">Theoretically, yes, but practically, that almost never happens!</w:t>
      </w:r>
    </w:p>
    <w:p w14:paraId="0000002C" w14:textId="0000002C">
      <w:pPr>
        <w:spacing w:line="240" w:after="0" w:lineRule="auto" w:before="0"/>
        <w:ind w:firstLine="0" w:left="0" w:right="0"/>
        <w:jc w:val="left"/>
      </w:pPr>
      <w:r>
        <w:rPr>
          <w:rFonts w:eastAsia="Arial" w:ascii="Arial" w:hAnsi="Arial" w:cs="Arial"/>
          <w:sz w:val="22"/>
        </w:rPr>
        <w:t xml:space="preserve">From my experience of 20 years this is a dangerous suggestion to provide!</w:t>
      </w:r>
    </w:p>
  </w:comment>
  <w:comment w:id="12" w:author="Annika (Guest)" w:date="2026-04-16T11:13:00Z" w:initials="A(">
    <w:p w14:paraId="0000002D" w14:textId="0000002D">
      <w:pPr>
        <w:spacing w:line="240" w:after="0" w:lineRule="auto" w:before="0"/>
        <w:ind w:firstLine="0" w:left="0" w:right="0"/>
        <w:jc w:val="left"/>
      </w:pPr>
      <w:r>
        <w:rPr>
          <w:rFonts w:eastAsia="Arial" w:ascii="Arial" w:hAnsi="Arial" w:cs="Arial"/>
          <w:sz w:val="22"/>
        </w:rPr>
        <w:t xml:space="preserve">Could be good to name money explicitely, but I tend to remove the paranthesis for better readability.</w:t>
      </w:r>
    </w:p>
  </w:comment>
  <w:comment w:id="11" w:author="Josef Jeschke (Guest)" w:date="2026-04-20T09:53:00Z" w:initials="JJ(">
    <w:p w14:paraId="0000002E" w14:textId="0000002E">
      <w:pPr>
        <w:spacing w:line="240" w:after="0" w:lineRule="auto" w:before="0"/>
        <w:ind w:firstLine="0" w:left="0" w:right="0"/>
        <w:jc w:val="left"/>
      </w:pPr>
      <w:r>
        <w:rPr>
          <w:rFonts w:eastAsia="Arial" w:ascii="Arial" w:hAnsi="Arial" w:cs="Arial"/>
          <w:sz w:val="22"/>
        </w:rPr>
        <w:t xml:space="preserve">I think "complete works of an author" is a well defined corpus because it is very clear what a the criteria to include a text (authorship). an example for a dificult definition would be "mystical literature in Germany in the 19th century": what is mystical? what do you include in "Germany" in the 19th cent, do you include only German language sources or also other languagues (depending on the definition of Germany), does 19th cent refer to literature being composed in the 19th cent or circulated/copied ...?</w:t>
      </w:r>
    </w:p>
  </w:comment>
  <w:comment w:id="10" w:author="Annika (Guest)" w:date="2026-04-16T11:05:00Z" w:initials="A(">
    <w:p w14:paraId="0000002F" w14:textId="0000002F">
      <w:pPr>
        <w:spacing w:line="240" w:after="0" w:lineRule="auto" w:before="0"/>
        <w:ind w:firstLine="0" w:left="0" w:right="0"/>
        <w:jc w:val="left"/>
      </w:pPr>
      <w:r>
        <w:rPr>
          <w:rFonts w:eastAsia="Arial" w:ascii="Arial" w:hAnsi="Arial" w:cs="Arial"/>
          <w:sz w:val="22"/>
        </w:rPr>
        <w:t xml:space="preserve">Glossary link.</w:t>
      </w:r>
    </w:p>
  </w:comment>
  <w:comment w:id="9" w:author="Annika (Guest)" w:date="2026-04-16T11:01:00Z" w:initials="A(">
    <w:p w14:paraId="00000030" w14:textId="00000030">
      <w:pPr>
        <w:spacing w:line="240" w:after="0" w:lineRule="auto" w:before="0"/>
        <w:ind w:firstLine="0" w:left="0" w:right="0"/>
        <w:jc w:val="left"/>
      </w:pPr>
      <w:r>
        <w:rPr>
          <w:rFonts w:eastAsia="Arial" w:ascii="Arial" w:hAnsi="Arial" w:cs="Arial"/>
          <w:sz w:val="22"/>
        </w:rPr>
        <w:t xml:space="preserve">Seems to be a French provider of a DMP repo. I didn't know, have never heard. I assume many will feel the same. Should we remove it and name it later together with other (national) options?</w:t>
      </w:r>
    </w:p>
  </w:comment>
  <w:comment w:id="7" w:author="Rissler-Pipka@MaxWeberStiftung.de" w:date="2026-04-27T13:44:00Z" w:initials="R">
    <w:p w14:paraId="00000031" w14:textId="00000031">
      <w:pPr>
        <w:spacing w:line="240" w:after="0" w:lineRule="auto" w:before="0"/>
        <w:ind w:firstLine="0" w:left="0" w:right="0"/>
        <w:jc w:val="left"/>
      </w:pPr>
      <w:r>
        <w:rPr>
          <w:rFonts w:eastAsia="Arial" w:ascii="Arial" w:hAnsi="Arial" w:cs="Arial"/>
          <w:sz w:val="22"/>
        </w:rPr>
        <w:t xml:space="preserve">move it to Appendix @anne? together with RDMO?</w:t>
      </w:r>
    </w:p>
  </w:comment>
  <w:comment w:id="8" w:author="Rissler-Pipka@MaxWeberStiftung.de" w:date="2026-05-13T09:41:18Z" w:initials="R">
    <w:p w14:paraId="00000032" w14:textId="00000032">
      <w:pPr>
        <w:spacing w:line="240" w:after="0" w:lineRule="auto" w:before="0"/>
        <w:ind w:firstLine="0" w:left="0" w:right="0"/>
        <w:jc w:val="left"/>
      </w:pPr>
      <w:r>
        <w:rPr>
          <w:rFonts w:eastAsia="Arial" w:ascii="Arial" w:hAnsi="Arial" w:cs="Arial"/>
          <w:sz w:val="22"/>
        </w:rPr>
        <w:t xml:space="preserve">it is doubled with Technologies, we should delete here or above</w:t>
      </w:r>
    </w:p>
  </w:comment>
  <w:comment w:id="6" w:author="Annika (Guest)" w:date="2026-04-16T11:01:00Z" w:initials="A(">
    <w:p w14:paraId="00000033" w14:textId="00000033">
      <w:pPr>
        <w:spacing w:line="240" w:after="0" w:lineRule="auto" w:before="0"/>
        <w:ind w:firstLine="0" w:left="0" w:right="0"/>
        <w:jc w:val="left"/>
      </w:pPr>
      <w:r>
        <w:rPr>
          <w:rFonts w:eastAsia="Arial" w:ascii="Arial" w:hAnsi="Arial" w:cs="Arial"/>
          <w:sz w:val="22"/>
        </w:rPr>
        <w:t xml:space="preserve">do you mean "Digital Humanist" the discussion forum/mailing list? Or do you mean "Digital Humanities"?</w:t>
      </w:r>
    </w:p>
  </w:comment>
  <w:comment w:id="5" w:author="Rissler-Pipka@MaxWeberStiftung.de" w:date="2026-04-27T13:42:00Z" w:initials="R">
    <w:p w14:paraId="00000034" w14:textId="00000034">
      <w:pPr>
        <w:spacing w:line="240" w:after="0" w:lineRule="auto" w:before="0"/>
        <w:ind w:firstLine="0" w:left="0" w:right="0"/>
        <w:jc w:val="left"/>
      </w:pPr>
      <w:r>
        <w:rPr>
          <w:rFonts w:eastAsia="Arial" w:ascii="Arial" w:hAnsi="Arial" w:cs="Arial"/>
          <w:sz w:val="22"/>
        </w:rPr>
        <w:t xml:space="preserve">better?</w:t>
      </w:r>
    </w:p>
  </w:comment>
  <w:comment w:id="4" w:author="Rissler-Pipka@MaxWeberStiftung.de" w:date="2026-05-13T09:41:31Z" w:initials="R">
    <w:p w14:paraId="00000035" w14:textId="00000035">
      <w:pPr>
        <w:spacing w:line="240" w:after="0" w:lineRule="auto" w:before="0"/>
        <w:ind w:firstLine="0" w:left="0" w:right="0"/>
        <w:jc w:val="left"/>
      </w:pPr>
      <w:r>
        <w:rPr>
          <w:rFonts w:eastAsia="Arial" w:ascii="Arial" w:hAnsi="Arial" w:cs="Arial"/>
          <w:sz w:val="22"/>
        </w:rPr>
        <w:t xml:space="preserve">see below</w:t>
      </w:r>
    </w:p>
  </w:comment>
  <w:comment w:id="3" w:author="Annika (Guest)" w:date="2026-04-16T10:58:00Z" w:initials="A(">
    <w:p w14:paraId="00000036" w14:textId="00000036">
      <w:pPr>
        <w:spacing w:line="240" w:after="0" w:lineRule="auto" w:before="0"/>
        <w:ind w:firstLine="0" w:left="0" w:right="0"/>
        <w:jc w:val="left"/>
      </w:pPr>
      <w:r>
        <w:rPr>
          <w:rFonts w:eastAsia="Arial" w:ascii="Arial" w:hAnsi="Arial" w:cs="Arial"/>
          <w:sz w:val="22"/>
        </w:rPr>
        <w:t xml:space="preserve">Why italics?</w:t>
      </w:r>
    </w:p>
  </w:comment>
  <w:comment w:id="2" w:author="Josef Jeschke (Guest)" w:date="2026-04-27T11:42:00Z" w:initials="JJ(">
    <w:p w14:paraId="00000037" w14:textId="00000037">
      <w:pPr>
        <w:spacing w:line="240" w:after="0" w:lineRule="auto" w:before="0"/>
        <w:ind w:firstLine="0" w:left="0" w:right="0"/>
        <w:jc w:val="left"/>
      </w:pPr>
      <w:r>
        <w:rPr>
          <w:rFonts w:eastAsia="Arial" w:ascii="Arial" w:hAnsi="Arial" w:cs="Arial"/>
          <w:sz w:val="22"/>
        </w:rPr>
        <w:t xml:space="preserve">Neither digitality nor editing have the prerequisit of collaboration. DSE faciliates collaboration, but is collarboration really a main principle?</w:t>
      </w:r>
    </w:p>
  </w:comment>
  <w:comment w:id="1" w:author="Rissler-Pipka@MaxWeberStiftung.de" w:date="2026-04-27T13:35:00Z" w:initials="R">
    <w:p w14:paraId="00000038" w14:textId="00000038">
      <w:pPr>
        <w:spacing w:line="240" w:after="0" w:lineRule="auto" w:before="0"/>
        <w:ind w:firstLine="0" w:left="0" w:right="0"/>
        <w:jc w:val="left"/>
      </w:pPr>
      <w:r>
        <w:rPr>
          <w:rFonts w:eastAsia="Arial" w:ascii="Arial" w:hAnsi="Arial" w:cs="Arial"/>
          <w:sz w:val="22"/>
        </w:rPr>
        <w:t xml:space="preserve">I would leave it like that, every project is a collaborative endeavour, isn't it?</w:t>
      </w:r>
    </w:p>
  </w:comment>
  <w:comment w:id="0" w:author="Josef Jeschke (Guest)" w:date="2026-04-20T09:31:00Z" w:initials="JJ(">
    <w:p w14:paraId="00000039" w14:textId="00000039">
      <w:pPr>
        <w:spacing w:line="240" w:after="0" w:lineRule="auto" w:before="0"/>
        <w:ind w:firstLine="0" w:left="0" w:right="0"/>
        <w:jc w:val="left"/>
      </w:pPr>
      <w:r>
        <w:rPr>
          <w:rFonts w:eastAsia="Arial" w:ascii="Arial" w:hAnsi="Arial" w:cs="Arial"/>
          <w:sz w:val="22"/>
        </w:rPr>
        <w:t xml:space="preserve">The TOC clearly indicates that we target rather potential editors than undergraduates. I'm fine with the current form.</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nnika (Guest)" w:date="2026-04-21T10:19:00Z" w:initials="A(">
    <w:p w14:paraId="00000001" w14:textId="00000001">
      <w:pPr>
        <w:spacing w:line="240" w:after="0" w:lineRule="auto" w:before="0"/>
        <w:ind w:firstLine="0" w:left="0" w:right="0"/>
        <w:jc w:val="left"/>
      </w:pPr>
      <w:r>
        <w:rPr>
          <w:rFonts w:eastAsia="Arial" w:ascii="Arial" w:hAnsi="Arial" w:cs="Arial"/>
          <w:sz w:val="22"/>
        </w:rPr>
        <w:t xml:space="preserve">Match formatting of references.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3" w15:done="0"/>
  <w15:commentEx w15:paraId="00000005" w15:done="0"/>
  <w15:commentEx w15:paraId="00000006" w15:done="0"/>
  <w15:commentEx w15:paraId="00000008" w15:done="0"/>
  <w15:commentEx w15:paraId="0000000A" w15:done="0"/>
  <w15:commentEx w15:paraId="0000000B" w15:done="0"/>
  <w15:commentEx w15:paraId="0000000C" w15:done="0"/>
  <w15:commentEx w15:paraId="0000000F" w15:done="0"/>
  <w15:commentEx w15:paraId="00000010" w15:done="0"/>
  <w15:commentEx w15:paraId="00000015" w15:done="0"/>
  <w15:commentEx w15:paraId="00000017" w15:done="0"/>
  <w15:commentEx w15:paraId="00000018" w15:done="0"/>
  <w15:commentEx w15:paraId="0000001B" w15:done="0"/>
  <w15:commentEx w15:paraId="0000001C" w15:done="0"/>
  <w15:commentEx w15:paraId="0000001D" w15:done="0"/>
  <w15:commentEx w15:paraId="0000001E" w15:done="0"/>
  <w15:commentEx w15:paraId="00000021" w15:done="0"/>
  <w15:commentEx w15:paraId="00000022" w15:done="0"/>
  <w15:commentEx w15:paraId="00000024" w15:done="1"/>
  <w15:commentEx w15:paraId="00000025" w15:done="1"/>
  <w15:commentEx w15:paraId="00000026" w15:done="0"/>
  <w15:commentEx w15:paraId="00000027" w15:done="0"/>
  <w15:commentEx w15:paraId="00000028" w15:done="0"/>
  <w15:commentEx w15:paraId="00000029" w15:done="1"/>
  <w15:commentEx w15:paraId="0000002A" w15:done="1"/>
  <w15:commentEx w15:paraId="0000002C" w15:done="0"/>
  <w15:commentEx w15:paraId="0000002D" w15:done="1"/>
  <w15:commentEx w15:paraId="0000002E" w15:done="1"/>
  <w15:commentEx w15:paraId="0000002F" w15:done="0"/>
  <w15:commentEx w15:paraId="00000030" w15:done="0"/>
  <w15:commentEx w15:paraId="00000031" w15:done="0"/>
  <w15:commentEx w15:paraId="00000032" w15:paraIdParent="00000031" w15:done="0"/>
  <w15:commentEx w15:paraId="00000033" w15:done="0"/>
  <w15:commentEx w15:paraId="00000034" w15:done="0"/>
  <w15:commentEx w15:paraId="00000035" w15:done="0"/>
  <w15:commentEx w15:paraId="00000036" w15:done="1"/>
  <w15:commentEx w15:paraId="00000037" w15:done="1"/>
  <w15:commentEx w15:paraId="00000038" w15:done="1"/>
  <w15:commentEx w15:paraId="00000039"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4934E7A" w16cex:dateUtc="2026-05-13T11:16:31Z"/>
  <w16cex:commentExtensible w16cex:durableId="0F73B796" w16cex:dateUtc="2026-04-16T13:14:00Z"/>
  <w16cex:commentExtensible w16cex:durableId="7969958B" w16cex:dateUtc="2026-04-16T09:26:00Z"/>
  <w16cex:commentExtensible w16cex:durableId="4A5087D1" w16cex:dateUtc="2026-04-16T09:16:00Z"/>
  <w16cex:commentExtensible w16cex:durableId="299EE43C" w16cex:dateUtc="2026-04-20T07:55:00Z"/>
  <w16cex:commentExtensible w16cex:durableId="672A496C" w16cex:dateUtc="2026-04-16T09:13:00Z"/>
  <w16cex:commentExtensible w16cex:durableId="1530235C" w16cex:dateUtc="2026-04-20T07:53:00Z"/>
  <w16cex:commentExtensible w16cex:durableId="6B45E55F" w16cex:dateUtc="2026-04-27T11:44:00Z"/>
  <w16cex:commentExtensible w16cex:durableId="72B8AFBA" w16cex:dateUtc="2026-05-13T07:41:18Z"/>
  <w16cex:commentExtensible w16cex:durableId="6EE965FA" w16cex:dateUtc="2026-04-16T09:01:00Z"/>
  <w16cex:commentExtensible w16cex:durableId="7092C078" w16cex:dateUtc="2026-05-13T07:41:31Z"/>
  <w16cex:commentExtensible w16cex:durableId="1759801B" w16cex:dateUtc="2026-04-16T08:58:00Z"/>
  <w16cex:commentExtensible w16cex:durableId="1C2CA8D1" w16cex:dateUtc="2026-04-27T09:42:00Z"/>
  <w16cex:commentExtensible w16cex:durableId="74C3CB85" w16cex:dateUtc="2026-04-27T11:35:00Z"/>
  <w16cex:commentExtensible w16cex:durableId="593A6F98" w16cex:dateUtc="2026-04-20T07:31: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4934E7A"/>
  <w16cid:commentId w16cid:paraId="00000003" w16cid:durableId="71A4BC3A"/>
  <w16cid:commentId w16cid:paraId="00000005" w16cid:durableId="0A60E43B"/>
  <w16cid:commentId w16cid:paraId="00000006" w16cid:durableId="7370B465"/>
  <w16cid:commentId w16cid:paraId="00000008" w16cid:durableId="3F451EB3"/>
  <w16cid:commentId w16cid:paraId="0000000A" w16cid:durableId="3A03533D"/>
  <w16cid:commentId w16cid:paraId="0000000B" w16cid:durableId="09DBB415"/>
  <w16cid:commentId w16cid:paraId="0000000C" w16cid:durableId="25D96E81"/>
  <w16cid:commentId w16cid:paraId="0000000F" w16cid:durableId="1208F3A9"/>
  <w16cid:commentId w16cid:paraId="00000010" w16cid:durableId="36483AF3"/>
  <w16cid:commentId w16cid:paraId="00000015" w16cid:durableId="0405C2A7"/>
  <w16cid:commentId w16cid:paraId="00000017" w16cid:durableId="7F7E04C0"/>
  <w16cid:commentId w16cid:paraId="00000018" w16cid:durableId="53ABD9B4"/>
  <w16cid:commentId w16cid:paraId="0000001B" w16cid:durableId="6C07DED4"/>
  <w16cid:commentId w16cid:paraId="0000001C" w16cid:durableId="4E474A7B"/>
  <w16cid:commentId w16cid:paraId="0000001D" w16cid:durableId="293F8EEC"/>
  <w16cid:commentId w16cid:paraId="0000001E" w16cid:durableId="36894450"/>
  <w16cid:commentId w16cid:paraId="00000021" w16cid:durableId="396D6549"/>
  <w16cid:commentId w16cid:paraId="00000022" w16cid:durableId="3C8A60D6"/>
  <w16cid:commentId w16cid:paraId="00000024" w16cid:durableId="0F73B796"/>
  <w16cid:commentId w16cid:paraId="00000025" w16cid:durableId="7969958B"/>
  <w16cid:commentId w16cid:paraId="00000026" w16cid:durableId="0AD14188"/>
  <w16cid:commentId w16cid:paraId="00000027" w16cid:durableId="146813DB"/>
  <w16cid:commentId w16cid:paraId="00000028" w16cid:durableId="6F2E6D1A"/>
  <w16cid:commentId w16cid:paraId="00000029" w16cid:durableId="4A5087D1"/>
  <w16cid:commentId w16cid:paraId="0000002A" w16cid:durableId="299EE43C"/>
  <w16cid:commentId w16cid:paraId="0000002C" w16cid:durableId="79B296F6"/>
  <w16cid:commentId w16cid:paraId="0000002D" w16cid:durableId="672A496C"/>
  <w16cid:commentId w16cid:paraId="0000002E" w16cid:durableId="1530235C"/>
  <w16cid:commentId w16cid:paraId="0000002F" w16cid:durableId="6089CE0B"/>
  <w16cid:commentId w16cid:paraId="00000030" w16cid:durableId="2239B963"/>
  <w16cid:commentId w16cid:paraId="00000031" w16cid:durableId="6B45E55F"/>
  <w16cid:commentId w16cid:paraId="00000032" w16cid:durableId="72B8AFBA"/>
  <w16cid:commentId w16cid:paraId="00000033" w16cid:durableId="6EE965FA"/>
  <w16cid:commentId w16cid:paraId="00000034" w16cid:durableId="02DBDA73"/>
  <w16cid:commentId w16cid:paraId="00000035" w16cid:durableId="7092C078"/>
  <w16cid:commentId w16cid:paraId="00000036" w16cid:durableId="1759801B"/>
  <w16cid:commentId w16cid:paraId="00000037" w16cid:durableId="1C2CA8D1"/>
  <w16cid:commentId w16cid:paraId="00000038" w16cid:durableId="74C3CB85"/>
  <w16cid:commentId w16cid:paraId="00000039" w16cid:durableId="593A6F98"/>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08AD7D9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byssinica SIL">
    <w:panose1 w:val="02000603020000020004"/>
  </w:font>
  <w:font w:name="Segoe UI Symbol">
    <w:panose1 w:val="020B0502040504020204"/>
  </w:font>
  <w:font w:name="Apple Color Emoji">
    <w:panose1 w:val="02000000000000000000"/>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2."/>
      <w:numFmt w:val="lowerLetter"/>
      <w:pPr>
        <w:pBdr/>
        <w:spacing/>
        <w:ind w:hanging="360" w:left="1429"/>
      </w:pPr>
      <w:rPr/>
      <w:start w:val="1"/>
      <w:suff w:val="space"/>
    </w:lvl>
    <w:lvl w:ilvl="2">
      <w:isLgl w:val="false"/>
      <w:lvlJc w:val="right"/>
      <w:lvlText w:val="%3."/>
      <w:numFmt w:val="lowerRoman"/>
      <w:pPr>
        <w:pBdr/>
        <w:spacing/>
        <w:ind w:hanging="180" w:left="2149"/>
      </w:pPr>
      <w:rPr/>
      <w:start w:val="1"/>
      <w:suff w:val="space"/>
    </w:lvl>
    <w:lvl w:ilvl="3">
      <w:isLgl w:val="false"/>
      <w:lvlJc w:val="left"/>
      <w:lvlText w:val="%4."/>
      <w:numFmt w:val="decimal"/>
      <w:pPr>
        <w:pBdr/>
        <w:spacing/>
        <w:ind w:hanging="360" w:left="2869"/>
      </w:pPr>
      <w:rPr/>
      <w:start w:val="1"/>
      <w:suff w:val="space"/>
    </w:lvl>
    <w:lvl w:ilvl="4">
      <w:isLgl w:val="false"/>
      <w:lvlJc w:val="left"/>
      <w:lvlText w:val="%5."/>
      <w:numFmt w:val="lowerLetter"/>
      <w:pPr>
        <w:pBdr/>
        <w:spacing/>
        <w:ind w:hanging="360" w:left="3589"/>
      </w:pPr>
      <w:rPr/>
      <w:start w:val="1"/>
      <w:suff w:val="space"/>
    </w:lvl>
    <w:lvl w:ilvl="5">
      <w:isLgl w:val="false"/>
      <w:lvlJc w:val="right"/>
      <w:lvlText w:val="%6."/>
      <w:numFmt w:val="lowerRoman"/>
      <w:pPr>
        <w:pBdr/>
        <w:spacing/>
        <w:ind w:hanging="180" w:left="4309"/>
      </w:pPr>
      <w:rPr/>
      <w:start w:val="1"/>
      <w:suff w:val="space"/>
    </w:lvl>
    <w:lvl w:ilvl="6">
      <w:isLgl w:val="false"/>
      <w:lvlJc w:val="left"/>
      <w:lvlText w:val="%7."/>
      <w:numFmt w:val="decimal"/>
      <w:pPr>
        <w:pBdr/>
        <w:spacing/>
        <w:ind w:hanging="360" w:left="5029"/>
      </w:pPr>
      <w:rPr/>
      <w:start w:val="1"/>
      <w:suff w:val="space"/>
    </w:lvl>
    <w:lvl w:ilvl="7">
      <w:isLgl w:val="false"/>
      <w:lvlJc w:val="left"/>
      <w:lvlText w:val="%8."/>
      <w:numFmt w:val="lowerLetter"/>
      <w:pPr>
        <w:pBdr/>
        <w:spacing/>
        <w:ind w:hanging="360" w:left="5749"/>
      </w:pPr>
      <w:rPr/>
      <w:start w:val="1"/>
      <w:suff w:val="space"/>
    </w:lvl>
    <w:lvl w:ilvl="8">
      <w:isLgl w:val="false"/>
      <w:lvlJc w:val="right"/>
      <w:lvlText w:val="%9."/>
      <w:numFmt w:val="lowerRoman"/>
      <w:pPr>
        <w:pBdr/>
        <w:spacing/>
        <w:ind w:hanging="180" w:left="6469"/>
      </w:pPr>
      <w:rPr/>
      <w:start w:val="1"/>
      <w:suff w:val="space"/>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432" w:left="432"/>
      </w:pPr>
      <w:pStyle w:val="848"/>
      <w:rPr/>
      <w:start w:val="1"/>
      <w:suff w:val="space"/>
    </w:lvl>
    <w:lvl w:ilvl="1">
      <w:isLgl w:val="false"/>
      <w:lvlJc w:val="left"/>
      <w:lvlText w:val="%1.%2."/>
      <w:numFmt w:val="decimal"/>
      <w:pPr>
        <w:pBdr/>
        <w:spacing/>
        <w:ind w:hanging="576" w:left="576"/>
      </w:pPr>
      <w:pStyle w:val="849"/>
      <w:rPr/>
      <w:start w:val="1"/>
      <w:suff w:val="space"/>
    </w:lvl>
    <w:lvl w:ilvl="2">
      <w:isLgl w:val="false"/>
      <w:lvlJc w:val="left"/>
      <w:lvlText w:val="%1.%2.%3."/>
      <w:numFmt w:val="decimal"/>
      <w:pPr>
        <w:pBdr/>
        <w:spacing/>
        <w:ind w:hanging="720" w:left="720"/>
      </w:pPr>
      <w:pStyle w:val="850"/>
      <w:rPr/>
      <w:start w:val="1"/>
      <w:suff w:val="space"/>
    </w:lvl>
    <w:lvl w:ilvl="3">
      <w:isLgl w:val="false"/>
      <w:lvlJc w:val="left"/>
      <w:lvlText w:val="%1.%2.%3.%4."/>
      <w:numFmt w:val="decimal"/>
      <w:pPr>
        <w:pBdr/>
        <w:spacing/>
        <w:ind w:hanging="864" w:left="864"/>
      </w:pPr>
      <w:pStyle w:val="851"/>
      <w:rPr>
        <w:b w:val="0"/>
        <w:bCs w:val="0"/>
      </w:rPr>
      <w:start w:val="1"/>
      <w:suff w:val="space"/>
    </w:lvl>
    <w:lvl w:ilvl="4">
      <w:isLgl w:val="false"/>
      <w:lvlJc w:val="left"/>
      <w:lvlText w:val="%1.%2.%3.%4.%5."/>
      <w:numFmt w:val="decimal"/>
      <w:pPr>
        <w:pBdr/>
        <w:spacing/>
        <w:ind w:hanging="1008" w:left="1008"/>
      </w:pPr>
      <w:pStyle w:val="852"/>
      <w:rPr/>
      <w:start w:val="1"/>
      <w:suff w:val="space"/>
    </w:lvl>
    <w:lvl w:ilvl="5">
      <w:isLgl w:val="false"/>
      <w:lvlJc w:val="left"/>
      <w:lvlText w:val="%1.%2.%3.%4.%5.%6."/>
      <w:numFmt w:val="decimal"/>
      <w:pPr>
        <w:pBdr/>
        <w:spacing/>
        <w:ind w:hanging="1152" w:left="1152"/>
      </w:pPr>
      <w:pStyle w:val="853"/>
      <w:rPr/>
      <w:start w:val="1"/>
      <w:suff w:val="space"/>
    </w:lvl>
    <w:lvl w:ilvl="6">
      <w:isLgl w:val="false"/>
      <w:lvlJc w:val="left"/>
      <w:lvlText w:val="%1.%2.%3.%4.%5.%6.%7."/>
      <w:numFmt w:val="decimal"/>
      <w:pPr>
        <w:pBdr/>
        <w:spacing/>
        <w:ind w:hanging="1296" w:left="1296"/>
      </w:pPr>
      <w:pStyle w:val="854"/>
      <w:rPr/>
      <w:start w:val="1"/>
      <w:suff w:val="space"/>
    </w:lvl>
    <w:lvl w:ilvl="7">
      <w:isLgl w:val="false"/>
      <w:lvlJc w:val="left"/>
      <w:lvlText w:val="%1.%2.%3.%4.%5.%6.%7.%8."/>
      <w:numFmt w:val="decimal"/>
      <w:pPr>
        <w:pBdr/>
        <w:spacing/>
        <w:ind w:hanging="1440" w:left="1440"/>
      </w:pPr>
      <w:pStyle w:val="855"/>
      <w:rPr/>
      <w:start w:val="1"/>
      <w:suff w:val="space"/>
    </w:lvl>
    <w:lvl w:ilvl="8">
      <w:isLgl w:val="false"/>
      <w:lvlJc w:val="left"/>
      <w:lvlText w:val="%1.%2.%3.%4.%5.%6.%7.%8.%9."/>
      <w:numFmt w:val="decimal"/>
      <w:pPr>
        <w:pBdr/>
        <w:spacing/>
        <w:ind w:hanging="1584" w:left="1584"/>
      </w:pPr>
      <w:pStyle w:val="856"/>
      <w:rPr/>
      <w:start w:val="1"/>
      <w:suff w:val="space"/>
    </w:lvl>
  </w:abstractNum>
  <w:abstractNum w:abstractNumId="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1."/>
      <w:numFmt w:val="decimal"/>
      <w:pPr>
        <w:pBdr/>
        <w:spacing/>
        <w:ind w:hanging="360" w:left="709"/>
      </w:pPr>
      <w:rPr/>
      <w:start w:val="1"/>
      <w:suff w:val="space"/>
    </w:lvl>
    <w:lvl w:ilvl="1">
      <w:isLgl w:val="false"/>
      <w:lvlJc w:val="left"/>
      <w:lvlText w:val="%2."/>
      <w:numFmt w:val="lowerLetter"/>
      <w:pPr>
        <w:pBdr/>
        <w:spacing/>
        <w:ind w:hanging="360" w:left="1429"/>
      </w:pPr>
      <w:rPr/>
      <w:start w:val="1"/>
      <w:suff w:val="space"/>
    </w:lvl>
    <w:lvl w:ilvl="2">
      <w:isLgl w:val="false"/>
      <w:lvlJc w:val="right"/>
      <w:lvlText w:val="%3."/>
      <w:numFmt w:val="lowerRoman"/>
      <w:pPr>
        <w:pBdr/>
        <w:spacing/>
        <w:ind w:hanging="180" w:left="2149"/>
      </w:pPr>
      <w:rPr/>
      <w:start w:val="1"/>
      <w:suff w:val="space"/>
    </w:lvl>
    <w:lvl w:ilvl="3">
      <w:isLgl w:val="false"/>
      <w:lvlJc w:val="left"/>
      <w:lvlText w:val="%4."/>
      <w:numFmt w:val="decimal"/>
      <w:pPr>
        <w:pBdr/>
        <w:spacing/>
        <w:ind w:hanging="360" w:left="2869"/>
      </w:pPr>
      <w:rPr/>
      <w:start w:val="1"/>
      <w:suff w:val="space"/>
    </w:lvl>
    <w:lvl w:ilvl="4">
      <w:isLgl w:val="false"/>
      <w:lvlJc w:val="left"/>
      <w:lvlText w:val="%5."/>
      <w:numFmt w:val="lowerLetter"/>
      <w:pPr>
        <w:pBdr/>
        <w:spacing/>
        <w:ind w:hanging="360" w:left="3589"/>
      </w:pPr>
      <w:rPr/>
      <w:start w:val="1"/>
      <w:suff w:val="space"/>
    </w:lvl>
    <w:lvl w:ilvl="5">
      <w:isLgl w:val="false"/>
      <w:lvlJc w:val="right"/>
      <w:lvlText w:val="%6."/>
      <w:numFmt w:val="lowerRoman"/>
      <w:pPr>
        <w:pBdr/>
        <w:spacing/>
        <w:ind w:hanging="180" w:left="4309"/>
      </w:pPr>
      <w:rPr/>
      <w:start w:val="1"/>
      <w:suff w:val="space"/>
    </w:lvl>
    <w:lvl w:ilvl="6">
      <w:isLgl w:val="false"/>
      <w:lvlJc w:val="left"/>
      <w:lvlText w:val="%7."/>
      <w:numFmt w:val="decimal"/>
      <w:pPr>
        <w:pBdr/>
        <w:spacing/>
        <w:ind w:hanging="360" w:left="5029"/>
      </w:pPr>
      <w:rPr/>
      <w:start w:val="1"/>
      <w:suff w:val="space"/>
    </w:lvl>
    <w:lvl w:ilvl="7">
      <w:isLgl w:val="false"/>
      <w:lvlJc w:val="left"/>
      <w:lvlText w:val="%8."/>
      <w:numFmt w:val="lowerLetter"/>
      <w:pPr>
        <w:pBdr/>
        <w:spacing/>
        <w:ind w:hanging="360" w:left="5749"/>
      </w:pPr>
      <w:rPr/>
      <w:start w:val="1"/>
      <w:suff w:val="space"/>
    </w:lvl>
    <w:lvl w:ilvl="8">
      <w:isLgl w:val="false"/>
      <w:lvlJc w:val="right"/>
      <w:lvlText w:val="%9."/>
      <w:numFmt w:val="lowerRoman"/>
      <w:pPr>
        <w:pBdr/>
        <w:spacing/>
        <w:ind w:hanging="180" w:left="6469"/>
      </w:pPr>
      <w:rPr/>
      <w:start w:val="1"/>
      <w:suff w:val="space"/>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2."/>
      <w:numFmt w:val="lowerLetter"/>
      <w:pPr>
        <w:pBdr/>
        <w:spacing/>
        <w:ind w:hanging="360" w:left="1429"/>
      </w:pPr>
      <w:rPr/>
      <w:start w:val="1"/>
      <w:suff w:val="space"/>
    </w:lvl>
    <w:lvl w:ilvl="2">
      <w:isLgl w:val="false"/>
      <w:lvlJc w:val="right"/>
      <w:lvlText w:val="%3."/>
      <w:numFmt w:val="lowerRoman"/>
      <w:pPr>
        <w:pBdr/>
        <w:spacing/>
        <w:ind w:hanging="180" w:left="2149"/>
      </w:pPr>
      <w:rPr/>
      <w:start w:val="1"/>
      <w:suff w:val="space"/>
    </w:lvl>
    <w:lvl w:ilvl="3">
      <w:isLgl w:val="false"/>
      <w:lvlJc w:val="left"/>
      <w:lvlText w:val="%4."/>
      <w:numFmt w:val="decimal"/>
      <w:pPr>
        <w:pBdr/>
        <w:spacing/>
        <w:ind w:hanging="360" w:left="2869"/>
      </w:pPr>
      <w:rPr/>
      <w:start w:val="1"/>
      <w:suff w:val="space"/>
    </w:lvl>
    <w:lvl w:ilvl="4">
      <w:isLgl w:val="false"/>
      <w:lvlJc w:val="left"/>
      <w:lvlText w:val="%5."/>
      <w:numFmt w:val="lowerLetter"/>
      <w:pPr>
        <w:pBdr/>
        <w:spacing/>
        <w:ind w:hanging="360" w:left="3589"/>
      </w:pPr>
      <w:rPr/>
      <w:start w:val="1"/>
      <w:suff w:val="space"/>
    </w:lvl>
    <w:lvl w:ilvl="5">
      <w:isLgl w:val="false"/>
      <w:lvlJc w:val="right"/>
      <w:lvlText w:val="%6."/>
      <w:numFmt w:val="lowerRoman"/>
      <w:pPr>
        <w:pBdr/>
        <w:spacing/>
        <w:ind w:hanging="180" w:left="4309"/>
      </w:pPr>
      <w:rPr/>
      <w:start w:val="1"/>
      <w:suff w:val="space"/>
    </w:lvl>
    <w:lvl w:ilvl="6">
      <w:isLgl w:val="false"/>
      <w:lvlJc w:val="left"/>
      <w:lvlText w:val="%7."/>
      <w:numFmt w:val="decimal"/>
      <w:pPr>
        <w:pBdr/>
        <w:spacing/>
        <w:ind w:hanging="360" w:left="5029"/>
      </w:pPr>
      <w:rPr/>
      <w:start w:val="1"/>
      <w:suff w:val="space"/>
    </w:lvl>
    <w:lvl w:ilvl="7">
      <w:isLgl w:val="false"/>
      <w:lvlJc w:val="left"/>
      <w:lvlText w:val="%8."/>
      <w:numFmt w:val="lowerLetter"/>
      <w:pPr>
        <w:pBdr/>
        <w:spacing/>
        <w:ind w:hanging="360" w:left="5749"/>
      </w:pPr>
      <w:rPr/>
      <w:start w:val="1"/>
      <w:suff w:val="space"/>
    </w:lvl>
    <w:lvl w:ilvl="8">
      <w:isLgl w:val="false"/>
      <w:lvlJc w:val="right"/>
      <w:lvlText w:val="%9."/>
      <w:numFmt w:val="lowerRoman"/>
      <w:pPr>
        <w:pBdr/>
        <w:spacing/>
        <w:ind w:hanging="180" w:left="6469"/>
      </w:pPr>
      <w:rPr/>
      <w:start w:val="1"/>
      <w:suff w:val="space"/>
    </w:lvl>
  </w:abstractNum>
  <w:num w:numId="1">
    <w:abstractNumId w:val="3"/>
  </w:num>
  <w:num w:numId="2">
    <w:abstractNumId w:val="12"/>
  </w:num>
  <w:num w:numId="3">
    <w:abstractNumId w:val="1"/>
  </w:num>
  <w:num w:numId="4">
    <w:abstractNumId w:val="11"/>
  </w:num>
  <w:num w:numId="5">
    <w:abstractNumId w:val="2"/>
  </w:num>
  <w:num w:numId="6">
    <w:abstractNumId w:val="6"/>
  </w:num>
  <w:num w:numId="7">
    <w:abstractNumId w:val="0"/>
  </w:num>
  <w:num w:numId="8">
    <w:abstractNumId w:val="10"/>
  </w:num>
  <w:num w:numId="9">
    <w:abstractNumId w:val="7"/>
  </w:num>
  <w:num w:numId="10">
    <w:abstractNumId w:val="5"/>
  </w:num>
  <w:num w:numId="11">
    <w:abstractNumId w:val="8"/>
  </w:num>
  <w:num w:numId="12">
    <w:abstractNumId w:val="9"/>
  </w:num>
  <w:num w:numId="13">
    <w:abstractNumId w:val="4"/>
  </w:num>
  <w:num w:numId="14">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issler-Pipka@MaxWeberStiftung.de">
    <w15:presenceInfo w15:providerId="Teamlab" w15:userId="oc9fcbeece51_Rissler-Pipka@MaxWeberStiftung.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85">
    <w:name w:val="Heading 1 Char"/>
    <w:basedOn w:val="857"/>
    <w:link w:val="848"/>
    <w:uiPriority w:val="9"/>
    <w:pPr>
      <w:pBdr/>
      <w:spacing/>
      <w:ind/>
    </w:pPr>
    <w:rPr>
      <w:rFonts w:ascii="Arial" w:hAnsi="Arial" w:eastAsia="Arial" w:cs="Arial"/>
      <w:sz w:val="40"/>
      <w:szCs w:val="40"/>
    </w:rPr>
  </w:style>
  <w:style w:type="character" w:styleId="686">
    <w:name w:val="Heading 2 Char"/>
    <w:basedOn w:val="857"/>
    <w:link w:val="849"/>
    <w:uiPriority w:val="9"/>
    <w:pPr>
      <w:pBdr/>
      <w:spacing/>
      <w:ind/>
    </w:pPr>
    <w:rPr>
      <w:rFonts w:ascii="Arial" w:hAnsi="Arial" w:eastAsia="Arial" w:cs="Arial"/>
      <w:sz w:val="34"/>
    </w:rPr>
  </w:style>
  <w:style w:type="character" w:styleId="687">
    <w:name w:val="Heading 3 Char"/>
    <w:basedOn w:val="857"/>
    <w:link w:val="850"/>
    <w:uiPriority w:val="9"/>
    <w:pPr>
      <w:pBdr/>
      <w:spacing/>
      <w:ind/>
    </w:pPr>
    <w:rPr>
      <w:rFonts w:ascii="Arial" w:hAnsi="Arial" w:eastAsia="Arial" w:cs="Arial"/>
      <w:sz w:val="30"/>
      <w:szCs w:val="30"/>
    </w:rPr>
  </w:style>
  <w:style w:type="character" w:styleId="688">
    <w:name w:val="Heading 4 Char"/>
    <w:basedOn w:val="857"/>
    <w:link w:val="851"/>
    <w:uiPriority w:val="9"/>
    <w:pPr>
      <w:pBdr/>
      <w:spacing/>
      <w:ind/>
    </w:pPr>
    <w:rPr>
      <w:rFonts w:ascii="Arial" w:hAnsi="Arial" w:eastAsia="Arial" w:cs="Arial"/>
      <w:b/>
      <w:bCs/>
      <w:sz w:val="26"/>
      <w:szCs w:val="26"/>
    </w:rPr>
  </w:style>
  <w:style w:type="character" w:styleId="689">
    <w:name w:val="Heading 5 Char"/>
    <w:basedOn w:val="857"/>
    <w:link w:val="852"/>
    <w:uiPriority w:val="9"/>
    <w:pPr>
      <w:pBdr/>
      <w:spacing/>
      <w:ind/>
    </w:pPr>
    <w:rPr>
      <w:rFonts w:ascii="Arial" w:hAnsi="Arial" w:eastAsia="Arial" w:cs="Arial"/>
      <w:b/>
      <w:bCs/>
      <w:sz w:val="24"/>
      <w:szCs w:val="24"/>
    </w:rPr>
  </w:style>
  <w:style w:type="character" w:styleId="690">
    <w:name w:val="Heading 6 Char"/>
    <w:basedOn w:val="857"/>
    <w:link w:val="853"/>
    <w:uiPriority w:val="9"/>
    <w:pPr>
      <w:pBdr/>
      <w:spacing/>
      <w:ind/>
    </w:pPr>
    <w:rPr>
      <w:rFonts w:ascii="Arial" w:hAnsi="Arial" w:eastAsia="Arial" w:cs="Arial"/>
      <w:b/>
      <w:bCs/>
      <w:sz w:val="22"/>
      <w:szCs w:val="22"/>
    </w:rPr>
  </w:style>
  <w:style w:type="character" w:styleId="691">
    <w:name w:val="Heading 7 Char"/>
    <w:basedOn w:val="857"/>
    <w:link w:val="854"/>
    <w:uiPriority w:val="9"/>
    <w:pPr>
      <w:pBdr/>
      <w:spacing/>
      <w:ind/>
    </w:pPr>
    <w:rPr>
      <w:rFonts w:ascii="Arial" w:hAnsi="Arial" w:eastAsia="Arial" w:cs="Arial"/>
      <w:b/>
      <w:bCs/>
      <w:i/>
      <w:iCs/>
      <w:sz w:val="22"/>
      <w:szCs w:val="22"/>
    </w:rPr>
  </w:style>
  <w:style w:type="character" w:styleId="692">
    <w:name w:val="Heading 8 Char"/>
    <w:basedOn w:val="857"/>
    <w:link w:val="855"/>
    <w:uiPriority w:val="9"/>
    <w:pPr>
      <w:pBdr/>
      <w:spacing/>
      <w:ind/>
    </w:pPr>
    <w:rPr>
      <w:rFonts w:ascii="Arial" w:hAnsi="Arial" w:eastAsia="Arial" w:cs="Arial"/>
      <w:i/>
      <w:iCs/>
      <w:sz w:val="22"/>
      <w:szCs w:val="22"/>
    </w:rPr>
  </w:style>
  <w:style w:type="character" w:styleId="693">
    <w:name w:val="Heading 9 Char"/>
    <w:basedOn w:val="857"/>
    <w:link w:val="856"/>
    <w:uiPriority w:val="9"/>
    <w:pPr>
      <w:pBdr/>
      <w:spacing/>
      <w:ind/>
    </w:pPr>
    <w:rPr>
      <w:rFonts w:ascii="Arial" w:hAnsi="Arial" w:eastAsia="Arial" w:cs="Arial"/>
      <w:i/>
      <w:iCs/>
      <w:sz w:val="21"/>
      <w:szCs w:val="21"/>
    </w:rPr>
  </w:style>
  <w:style w:type="paragraph" w:styleId="694">
    <w:name w:val="No Spacing"/>
    <w:uiPriority w:val="1"/>
    <w:qFormat/>
    <w:pPr>
      <w:pBdr/>
      <w:spacing w:after="0" w:before="0" w:line="240" w:lineRule="auto"/>
      <w:ind/>
    </w:pPr>
  </w:style>
  <w:style w:type="paragraph" w:styleId="695">
    <w:name w:val="Title"/>
    <w:basedOn w:val="847"/>
    <w:next w:val="847"/>
    <w:link w:val="696"/>
    <w:uiPriority w:val="10"/>
    <w:qFormat/>
    <w:pPr>
      <w:pBdr/>
      <w:spacing w:after="200" w:before="300"/>
      <w:ind/>
      <w:contextualSpacing w:val="true"/>
    </w:pPr>
    <w:rPr>
      <w:sz w:val="48"/>
      <w:szCs w:val="48"/>
    </w:rPr>
  </w:style>
  <w:style w:type="character" w:styleId="696">
    <w:name w:val="Title Char"/>
    <w:basedOn w:val="857"/>
    <w:link w:val="695"/>
    <w:uiPriority w:val="10"/>
    <w:pPr>
      <w:pBdr/>
      <w:spacing/>
      <w:ind/>
    </w:pPr>
    <w:rPr>
      <w:sz w:val="48"/>
      <w:szCs w:val="48"/>
    </w:rPr>
  </w:style>
  <w:style w:type="paragraph" w:styleId="697">
    <w:name w:val="Subtitle"/>
    <w:basedOn w:val="847"/>
    <w:next w:val="847"/>
    <w:link w:val="698"/>
    <w:uiPriority w:val="11"/>
    <w:qFormat/>
    <w:pPr>
      <w:pBdr/>
      <w:spacing w:after="200" w:before="200"/>
      <w:ind/>
    </w:pPr>
    <w:rPr>
      <w:sz w:val="24"/>
      <w:szCs w:val="24"/>
    </w:rPr>
  </w:style>
  <w:style w:type="character" w:styleId="698">
    <w:name w:val="Subtitle Char"/>
    <w:basedOn w:val="857"/>
    <w:link w:val="697"/>
    <w:uiPriority w:val="11"/>
    <w:pPr>
      <w:pBdr/>
      <w:spacing/>
      <w:ind/>
    </w:pPr>
    <w:rPr>
      <w:sz w:val="24"/>
      <w:szCs w:val="24"/>
    </w:rPr>
  </w:style>
  <w:style w:type="paragraph" w:styleId="699">
    <w:name w:val="Quote"/>
    <w:basedOn w:val="847"/>
    <w:next w:val="847"/>
    <w:link w:val="700"/>
    <w:uiPriority w:val="29"/>
    <w:qFormat/>
    <w:pPr>
      <w:pBdr/>
      <w:spacing/>
      <w:ind w:right="720" w:left="720"/>
    </w:pPr>
    <w:rPr>
      <w:i/>
    </w:rPr>
  </w:style>
  <w:style w:type="character" w:styleId="700">
    <w:name w:val="Quote Char"/>
    <w:link w:val="699"/>
    <w:uiPriority w:val="29"/>
    <w:pPr>
      <w:pBdr/>
      <w:spacing/>
      <w:ind/>
    </w:pPr>
    <w:rPr>
      <w:i/>
    </w:rPr>
  </w:style>
  <w:style w:type="paragraph" w:styleId="701">
    <w:name w:val="Intense Quote"/>
    <w:basedOn w:val="847"/>
    <w:next w:val="847"/>
    <w:link w:val="70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2">
    <w:name w:val="Intense Quote Char"/>
    <w:link w:val="701"/>
    <w:uiPriority w:val="30"/>
    <w:pPr>
      <w:pBdr/>
      <w:spacing/>
      <w:ind/>
    </w:pPr>
    <w:rPr>
      <w:i/>
    </w:rPr>
  </w:style>
  <w:style w:type="paragraph" w:styleId="703">
    <w:name w:val="Header"/>
    <w:basedOn w:val="847"/>
    <w:link w:val="704"/>
    <w:uiPriority w:val="99"/>
    <w:unhideWhenUsed/>
    <w:pPr>
      <w:pBdr/>
      <w:tabs>
        <w:tab w:val="center" w:leader="none" w:pos="7143"/>
        <w:tab w:val="right" w:leader="none" w:pos="14287"/>
      </w:tabs>
      <w:spacing w:after="0" w:line="240" w:lineRule="auto"/>
      <w:ind/>
    </w:pPr>
  </w:style>
  <w:style w:type="character" w:styleId="704">
    <w:name w:val="Header Char"/>
    <w:basedOn w:val="857"/>
    <w:link w:val="703"/>
    <w:uiPriority w:val="99"/>
    <w:pPr>
      <w:pBdr/>
      <w:spacing/>
      <w:ind/>
    </w:pPr>
  </w:style>
  <w:style w:type="paragraph" w:styleId="705">
    <w:name w:val="Footer"/>
    <w:basedOn w:val="847"/>
    <w:link w:val="708"/>
    <w:uiPriority w:val="99"/>
    <w:unhideWhenUsed/>
    <w:pPr>
      <w:pBdr/>
      <w:tabs>
        <w:tab w:val="center" w:leader="none" w:pos="7143"/>
        <w:tab w:val="right" w:leader="none" w:pos="14287"/>
      </w:tabs>
      <w:spacing w:after="0" w:line="240" w:lineRule="auto"/>
      <w:ind/>
    </w:pPr>
  </w:style>
  <w:style w:type="character" w:styleId="706">
    <w:name w:val="Footer Char"/>
    <w:basedOn w:val="857"/>
    <w:link w:val="705"/>
    <w:uiPriority w:val="99"/>
    <w:pPr>
      <w:pBdr/>
      <w:spacing/>
      <w:ind/>
    </w:pPr>
  </w:style>
  <w:style w:type="paragraph" w:styleId="707">
    <w:name w:val="Caption"/>
    <w:basedOn w:val="847"/>
    <w:next w:val="847"/>
    <w:uiPriority w:val="35"/>
    <w:semiHidden/>
    <w:unhideWhenUsed/>
    <w:qFormat/>
    <w:pPr>
      <w:pBdr/>
      <w:spacing w:line="276" w:lineRule="auto"/>
      <w:ind/>
    </w:pPr>
    <w:rPr>
      <w:b/>
      <w:bCs/>
      <w:color w:val="4f81bd" w:themeColor="accent1"/>
      <w:sz w:val="18"/>
      <w:szCs w:val="18"/>
    </w:rPr>
  </w:style>
  <w:style w:type="character" w:styleId="708">
    <w:name w:val="Caption Char"/>
    <w:basedOn w:val="707"/>
    <w:link w:val="705"/>
    <w:uiPriority w:val="99"/>
    <w:pPr>
      <w:pBdr/>
      <w:spacing/>
      <w:ind/>
    </w:pPr>
  </w:style>
  <w:style w:type="table" w:styleId="709">
    <w:name w:val="Table Grid Light"/>
    <w:basedOn w:val="85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5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5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5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5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5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5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5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5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5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5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5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5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5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5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5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5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5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5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5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5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5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5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5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5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5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5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5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5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5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5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5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5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5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5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5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5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5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5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5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5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5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5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5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5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5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5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 Accent 1"/>
    <w:basedOn w:val="85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5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5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85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 Accent 1"/>
    <w:basedOn w:val="85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804">
    <w:name w:val="List Table 7 Colorful - Accent 2"/>
    <w:basedOn w:val="85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805">
    <w:name w:val="List Table 7 Colorful - Accent 3"/>
    <w:basedOn w:val="85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806">
    <w:name w:val="List Table 7 Colorful - Accent 4"/>
    <w:basedOn w:val="85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807">
    <w:name w:val="List Table 7 Colorful - Accent 5"/>
    <w:basedOn w:val="85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808">
    <w:name w:val="List Table 7 Colorful - Accent 6"/>
    <w:basedOn w:val="85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809">
    <w:name w:val="Lined - Accent"/>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8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85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85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85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85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85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85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85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85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8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8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8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8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8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8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footnote text"/>
    <w:basedOn w:val="847"/>
    <w:link w:val="831"/>
    <w:uiPriority w:val="99"/>
    <w:semiHidden/>
    <w:unhideWhenUsed/>
    <w:pPr>
      <w:pBdr/>
      <w:spacing w:after="40" w:line="240" w:lineRule="auto"/>
      <w:ind/>
    </w:pPr>
    <w:rPr>
      <w:sz w:val="18"/>
    </w:rPr>
  </w:style>
  <w:style w:type="character" w:styleId="831">
    <w:name w:val="Footnote Text Char"/>
    <w:link w:val="830"/>
    <w:uiPriority w:val="99"/>
    <w:pPr>
      <w:pBdr/>
      <w:spacing/>
      <w:ind/>
    </w:pPr>
    <w:rPr>
      <w:sz w:val="18"/>
    </w:rPr>
  </w:style>
  <w:style w:type="character" w:styleId="832">
    <w:name w:val="footnote reference"/>
    <w:basedOn w:val="857"/>
    <w:uiPriority w:val="99"/>
    <w:unhideWhenUsed/>
    <w:pPr>
      <w:pBdr/>
      <w:spacing/>
      <w:ind/>
    </w:pPr>
    <w:rPr>
      <w:vertAlign w:val="superscript"/>
    </w:rPr>
  </w:style>
  <w:style w:type="paragraph" w:styleId="833">
    <w:name w:val="endnote text"/>
    <w:basedOn w:val="847"/>
    <w:link w:val="834"/>
    <w:uiPriority w:val="99"/>
    <w:semiHidden/>
    <w:unhideWhenUsed/>
    <w:pPr>
      <w:pBdr/>
      <w:spacing w:after="0" w:line="240" w:lineRule="auto"/>
      <w:ind/>
    </w:pPr>
    <w:rPr>
      <w:sz w:val="20"/>
    </w:rPr>
  </w:style>
  <w:style w:type="character" w:styleId="834">
    <w:name w:val="Endnote Text Char"/>
    <w:link w:val="833"/>
    <w:uiPriority w:val="99"/>
    <w:pPr>
      <w:pBdr/>
      <w:spacing/>
      <w:ind/>
    </w:pPr>
    <w:rPr>
      <w:sz w:val="20"/>
    </w:rPr>
  </w:style>
  <w:style w:type="character" w:styleId="835">
    <w:name w:val="endnote reference"/>
    <w:basedOn w:val="857"/>
    <w:uiPriority w:val="99"/>
    <w:semiHidden/>
    <w:unhideWhenUsed/>
    <w:pPr>
      <w:pBdr/>
      <w:spacing/>
      <w:ind/>
    </w:pPr>
    <w:rPr>
      <w:vertAlign w:val="superscript"/>
    </w:rPr>
  </w:style>
  <w:style w:type="paragraph" w:styleId="836">
    <w:name w:val="toc 1"/>
    <w:basedOn w:val="847"/>
    <w:next w:val="847"/>
    <w:uiPriority w:val="39"/>
    <w:unhideWhenUsed/>
    <w:pPr>
      <w:pBdr/>
      <w:spacing w:after="57"/>
      <w:ind w:right="0" w:firstLine="0" w:left="0"/>
    </w:pPr>
  </w:style>
  <w:style w:type="paragraph" w:styleId="837">
    <w:name w:val="toc 2"/>
    <w:basedOn w:val="847"/>
    <w:next w:val="847"/>
    <w:uiPriority w:val="39"/>
    <w:unhideWhenUsed/>
    <w:pPr>
      <w:pBdr/>
      <w:spacing w:after="57"/>
      <w:ind w:right="0" w:firstLine="0" w:left="283"/>
    </w:pPr>
  </w:style>
  <w:style w:type="paragraph" w:styleId="838">
    <w:name w:val="toc 3"/>
    <w:basedOn w:val="847"/>
    <w:next w:val="847"/>
    <w:uiPriority w:val="39"/>
    <w:unhideWhenUsed/>
    <w:pPr>
      <w:pBdr/>
      <w:spacing w:after="57"/>
      <w:ind w:right="0" w:firstLine="0" w:left="567"/>
    </w:pPr>
  </w:style>
  <w:style w:type="paragraph" w:styleId="839">
    <w:name w:val="toc 4"/>
    <w:basedOn w:val="847"/>
    <w:next w:val="847"/>
    <w:uiPriority w:val="39"/>
    <w:unhideWhenUsed/>
    <w:pPr>
      <w:pBdr/>
      <w:spacing w:after="57"/>
      <w:ind w:right="0" w:firstLine="0" w:left="850"/>
    </w:pPr>
  </w:style>
  <w:style w:type="paragraph" w:styleId="840">
    <w:name w:val="toc 5"/>
    <w:basedOn w:val="847"/>
    <w:next w:val="847"/>
    <w:uiPriority w:val="39"/>
    <w:unhideWhenUsed/>
    <w:pPr>
      <w:pBdr/>
      <w:spacing w:after="57"/>
      <w:ind w:right="0" w:firstLine="0" w:left="1134"/>
    </w:pPr>
  </w:style>
  <w:style w:type="paragraph" w:styleId="841">
    <w:name w:val="toc 6"/>
    <w:basedOn w:val="847"/>
    <w:next w:val="847"/>
    <w:uiPriority w:val="39"/>
    <w:unhideWhenUsed/>
    <w:pPr>
      <w:pBdr/>
      <w:spacing w:after="57"/>
      <w:ind w:right="0" w:firstLine="0" w:left="1417"/>
    </w:pPr>
  </w:style>
  <w:style w:type="paragraph" w:styleId="842">
    <w:name w:val="toc 7"/>
    <w:basedOn w:val="847"/>
    <w:next w:val="847"/>
    <w:uiPriority w:val="39"/>
    <w:unhideWhenUsed/>
    <w:pPr>
      <w:pBdr/>
      <w:spacing w:after="57"/>
      <w:ind w:right="0" w:firstLine="0" w:left="1701"/>
    </w:pPr>
  </w:style>
  <w:style w:type="paragraph" w:styleId="843">
    <w:name w:val="toc 8"/>
    <w:basedOn w:val="847"/>
    <w:next w:val="847"/>
    <w:uiPriority w:val="39"/>
    <w:unhideWhenUsed/>
    <w:pPr>
      <w:pBdr/>
      <w:spacing w:after="57"/>
      <w:ind w:right="0" w:firstLine="0" w:left="1984"/>
    </w:pPr>
  </w:style>
  <w:style w:type="paragraph" w:styleId="844">
    <w:name w:val="toc 9"/>
    <w:basedOn w:val="847"/>
    <w:next w:val="847"/>
    <w:uiPriority w:val="39"/>
    <w:unhideWhenUsed/>
    <w:pPr>
      <w:pBdr/>
      <w:spacing w:after="57"/>
      <w:ind w:right="0" w:firstLine="0" w:left="2268"/>
    </w:pPr>
  </w:style>
  <w:style w:type="paragraph" w:styleId="845">
    <w:name w:val="TOC Heading"/>
    <w:uiPriority w:val="39"/>
    <w:unhideWhenUsed/>
    <w:pPr>
      <w:pBdr/>
      <w:spacing/>
      <w:ind/>
    </w:pPr>
  </w:style>
  <w:style w:type="paragraph" w:styleId="846">
    <w:name w:val="table of figures"/>
    <w:basedOn w:val="847"/>
    <w:next w:val="847"/>
    <w:uiPriority w:val="99"/>
    <w:unhideWhenUsed/>
    <w:pPr>
      <w:pBdr/>
      <w:spacing w:after="0" w:afterAutospacing="0"/>
      <w:ind/>
    </w:pPr>
  </w:style>
  <w:style w:type="paragraph" w:styleId="847" w:default="1">
    <w:name w:val="Normal"/>
    <w:qFormat/>
    <w:pPr>
      <w:pBdr/>
      <w:spacing/>
      <w:ind/>
    </w:pPr>
  </w:style>
  <w:style w:type="paragraph" w:styleId="848">
    <w:name w:val="Heading 1"/>
    <w:basedOn w:val="847"/>
    <w:next w:val="847"/>
    <w:link w:val="860"/>
    <w:uiPriority w:val="9"/>
    <w:qFormat/>
    <w:pPr>
      <w:keepNext w:val="true"/>
      <w:keepLines w:val="true"/>
      <w:numPr>
        <w:ilvl w:val="0"/>
        <w:numId w:val="1"/>
      </w:numPr>
      <w:pBdr/>
      <w:spacing w:after="200" w:before="480" w:line="276" w:lineRule="auto"/>
      <w:ind/>
      <w:outlineLvl w:val="0"/>
    </w:pPr>
    <w:rPr>
      <w:rFonts w:ascii="Arial" w:hAnsi="Arial" w:eastAsia="Arial" w:cs="Arial"/>
      <w:sz w:val="40"/>
      <w:szCs w:val="40"/>
      <w:lang w:val="de-DE" w:eastAsia="en-US"/>
      <w14:ligatures w14:val="none"/>
    </w:rPr>
  </w:style>
  <w:style w:type="paragraph" w:styleId="849">
    <w:name w:val="Heading 2"/>
    <w:basedOn w:val="847"/>
    <w:next w:val="847"/>
    <w:link w:val="861"/>
    <w:uiPriority w:val="9"/>
    <w:unhideWhenUsed/>
    <w:qFormat/>
    <w:pPr>
      <w:keepNext w:val="true"/>
      <w:keepLines w:val="true"/>
      <w:numPr>
        <w:ilvl w:val="1"/>
        <w:numId w:val="1"/>
      </w:numPr>
      <w:pBdr/>
      <w:spacing w:after="200" w:before="360" w:line="276" w:lineRule="auto"/>
      <w:ind/>
      <w:outlineLvl w:val="1"/>
    </w:pPr>
    <w:rPr>
      <w:rFonts w:ascii="Arial" w:hAnsi="Arial" w:eastAsia="Arial" w:cs="Arial"/>
      <w:sz w:val="34"/>
      <w:szCs w:val="22"/>
      <w:lang w:val="en-GB" w:eastAsia="en-US"/>
      <w14:ligatures w14:val="none"/>
    </w:rPr>
  </w:style>
  <w:style w:type="paragraph" w:styleId="850">
    <w:name w:val="Heading 3"/>
    <w:basedOn w:val="847"/>
    <w:next w:val="847"/>
    <w:link w:val="862"/>
    <w:uiPriority w:val="9"/>
    <w:unhideWhenUsed/>
    <w:qFormat/>
    <w:pPr>
      <w:keepNext w:val="true"/>
      <w:keepLines w:val="true"/>
      <w:numPr>
        <w:ilvl w:val="2"/>
        <w:numId w:val="1"/>
      </w:numPr>
      <w:pBdr/>
      <w:spacing w:after="200" w:before="320" w:line="276" w:lineRule="auto"/>
      <w:ind/>
      <w:outlineLvl w:val="2"/>
    </w:pPr>
    <w:rPr>
      <w:rFonts w:ascii="Arial" w:hAnsi="Arial" w:eastAsia="Arial" w:cs="Arial"/>
      <w:sz w:val="30"/>
      <w:szCs w:val="30"/>
      <w:lang w:val="en-GB" w:eastAsia="en-US"/>
      <w14:ligatures w14:val="none"/>
    </w:rPr>
  </w:style>
  <w:style w:type="paragraph" w:styleId="851">
    <w:name w:val="Heading 4"/>
    <w:basedOn w:val="847"/>
    <w:next w:val="847"/>
    <w:link w:val="863"/>
    <w:uiPriority w:val="9"/>
    <w:unhideWhenUsed/>
    <w:qFormat/>
    <w:pPr>
      <w:keepNext w:val="true"/>
      <w:keepLines w:val="true"/>
      <w:numPr>
        <w:ilvl w:val="3"/>
        <w:numId w:val="1"/>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852">
    <w:name w:val="Heading 5"/>
    <w:basedOn w:val="847"/>
    <w:next w:val="847"/>
    <w:link w:val="864"/>
    <w:uiPriority w:val="9"/>
    <w:unhideWhenUsed/>
    <w:qFormat/>
    <w:pPr>
      <w:keepNext w:val="true"/>
      <w:keepLines w:val="true"/>
      <w:numPr>
        <w:ilvl w:val="4"/>
        <w:numId w:val="1"/>
      </w:numPr>
      <w:pBdr/>
      <w:spacing w:after="200" w:before="320" w:line="276" w:lineRule="auto"/>
      <w:ind/>
      <w:outlineLvl w:val="4"/>
    </w:pPr>
    <w:rPr>
      <w:rFonts w:ascii="Arial" w:hAnsi="Arial" w:eastAsia="Arial" w:cs="Arial"/>
      <w:b/>
      <w:bCs/>
      <w:lang w:val="de-DE" w:eastAsia="en-US"/>
      <w14:ligatures w14:val="none"/>
    </w:rPr>
  </w:style>
  <w:style w:type="paragraph" w:styleId="853">
    <w:name w:val="Heading 6"/>
    <w:basedOn w:val="847"/>
    <w:next w:val="847"/>
    <w:link w:val="865"/>
    <w:uiPriority w:val="9"/>
    <w:unhideWhenUsed/>
    <w:qFormat/>
    <w:pPr>
      <w:keepNext w:val="true"/>
      <w:keepLines w:val="true"/>
      <w:numPr>
        <w:ilvl w:val="5"/>
        <w:numId w:val="1"/>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854">
    <w:name w:val="Heading 7"/>
    <w:basedOn w:val="847"/>
    <w:next w:val="847"/>
    <w:link w:val="866"/>
    <w:uiPriority w:val="9"/>
    <w:unhideWhenUsed/>
    <w:qFormat/>
    <w:pPr>
      <w:keepNext w:val="true"/>
      <w:keepLines w:val="true"/>
      <w:numPr>
        <w:ilvl w:val="6"/>
        <w:numId w:val="1"/>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855">
    <w:name w:val="Heading 8"/>
    <w:basedOn w:val="847"/>
    <w:next w:val="847"/>
    <w:link w:val="867"/>
    <w:uiPriority w:val="9"/>
    <w:unhideWhenUsed/>
    <w:qFormat/>
    <w:pPr>
      <w:keepNext w:val="true"/>
      <w:keepLines w:val="true"/>
      <w:numPr>
        <w:ilvl w:val="7"/>
        <w:numId w:val="1"/>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856">
    <w:name w:val="Heading 9"/>
    <w:basedOn w:val="847"/>
    <w:next w:val="847"/>
    <w:link w:val="868"/>
    <w:uiPriority w:val="9"/>
    <w:unhideWhenUsed/>
    <w:qFormat/>
    <w:pPr>
      <w:keepNext w:val="true"/>
      <w:keepLines w:val="true"/>
      <w:numPr>
        <w:ilvl w:val="8"/>
        <w:numId w:val="1"/>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857" w:default="1">
    <w:name w:val="Default Paragraph Font"/>
    <w:uiPriority w:val="1"/>
    <w:semiHidden/>
    <w:unhideWhenUsed/>
    <w:pPr>
      <w:pBdr/>
      <w:spacing/>
      <w:ind/>
    </w:pPr>
  </w:style>
  <w:style w:type="table" w:styleId="85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9" w:default="1">
    <w:name w:val="No List"/>
    <w:uiPriority w:val="99"/>
    <w:semiHidden/>
    <w:unhideWhenUsed/>
    <w:pPr>
      <w:pBdr/>
      <w:spacing/>
      <w:ind/>
    </w:pPr>
  </w:style>
  <w:style w:type="character" w:styleId="860" w:customStyle="1">
    <w:name w:val="Titre 1 Car"/>
    <w:basedOn w:val="857"/>
    <w:link w:val="848"/>
    <w:uiPriority w:val="9"/>
    <w:pPr>
      <w:pBdr/>
      <w:spacing/>
      <w:ind/>
    </w:pPr>
    <w:rPr>
      <w:rFonts w:ascii="Arial" w:hAnsi="Arial" w:eastAsia="Arial" w:cs="Arial"/>
      <w:sz w:val="40"/>
      <w:szCs w:val="40"/>
      <w:lang w:val="de-DE" w:eastAsia="en-US"/>
      <w14:ligatures w14:val="none"/>
    </w:rPr>
  </w:style>
  <w:style w:type="character" w:styleId="861" w:customStyle="1">
    <w:name w:val="Titre 2 Car"/>
    <w:basedOn w:val="857"/>
    <w:link w:val="849"/>
    <w:uiPriority w:val="9"/>
    <w:pPr>
      <w:pBdr/>
      <w:spacing/>
      <w:ind/>
    </w:pPr>
    <w:rPr>
      <w:rFonts w:ascii="Arial" w:hAnsi="Arial" w:eastAsia="Arial" w:cs="Arial"/>
      <w:sz w:val="34"/>
      <w:szCs w:val="22"/>
      <w:lang w:val="en-GB" w:eastAsia="en-US"/>
      <w14:ligatures w14:val="none"/>
    </w:rPr>
  </w:style>
  <w:style w:type="character" w:styleId="862" w:customStyle="1">
    <w:name w:val="Titre 3 Car"/>
    <w:basedOn w:val="857"/>
    <w:link w:val="850"/>
    <w:uiPriority w:val="9"/>
    <w:pPr>
      <w:pBdr/>
      <w:spacing/>
      <w:ind/>
    </w:pPr>
    <w:rPr>
      <w:rFonts w:ascii="Arial" w:hAnsi="Arial" w:eastAsia="Arial" w:cs="Arial"/>
      <w:sz w:val="30"/>
      <w:szCs w:val="30"/>
      <w:lang w:val="en-GB" w:eastAsia="en-US"/>
      <w14:ligatures w14:val="none"/>
    </w:rPr>
  </w:style>
  <w:style w:type="character" w:styleId="863" w:customStyle="1">
    <w:name w:val="Titre 4 Car"/>
    <w:basedOn w:val="857"/>
    <w:link w:val="851"/>
    <w:uiPriority w:val="9"/>
    <w:pPr>
      <w:pBdr/>
      <w:spacing/>
      <w:ind/>
    </w:pPr>
    <w:rPr>
      <w:rFonts w:ascii="Arial" w:hAnsi="Arial" w:eastAsia="Arial" w:cs="Arial"/>
      <w:b/>
      <w:bCs/>
      <w:sz w:val="26"/>
      <w:szCs w:val="26"/>
      <w:lang w:val="de-DE" w:eastAsia="en-US"/>
      <w14:ligatures w14:val="none"/>
    </w:rPr>
  </w:style>
  <w:style w:type="character" w:styleId="864" w:customStyle="1">
    <w:name w:val="Titre 5 Car"/>
    <w:basedOn w:val="857"/>
    <w:link w:val="852"/>
    <w:uiPriority w:val="9"/>
    <w:pPr>
      <w:pBdr/>
      <w:spacing/>
      <w:ind/>
    </w:pPr>
    <w:rPr>
      <w:rFonts w:ascii="Arial" w:hAnsi="Arial" w:eastAsia="Arial" w:cs="Arial"/>
      <w:b/>
      <w:bCs/>
      <w:lang w:val="de-DE" w:eastAsia="en-US"/>
      <w14:ligatures w14:val="none"/>
    </w:rPr>
  </w:style>
  <w:style w:type="character" w:styleId="865" w:customStyle="1">
    <w:name w:val="Titre 6 Car"/>
    <w:basedOn w:val="857"/>
    <w:link w:val="853"/>
    <w:uiPriority w:val="9"/>
    <w:pPr>
      <w:pBdr/>
      <w:spacing/>
      <w:ind/>
    </w:pPr>
    <w:rPr>
      <w:rFonts w:ascii="Arial" w:hAnsi="Arial" w:eastAsia="Arial" w:cs="Arial"/>
      <w:b/>
      <w:bCs/>
      <w:sz w:val="22"/>
      <w:szCs w:val="22"/>
      <w:lang w:val="de-DE" w:eastAsia="en-US"/>
      <w14:ligatures w14:val="none"/>
    </w:rPr>
  </w:style>
  <w:style w:type="character" w:styleId="866" w:customStyle="1">
    <w:name w:val="Titre 7 Car"/>
    <w:basedOn w:val="857"/>
    <w:link w:val="854"/>
    <w:uiPriority w:val="9"/>
    <w:pPr>
      <w:pBdr/>
      <w:spacing/>
      <w:ind/>
    </w:pPr>
    <w:rPr>
      <w:rFonts w:ascii="Arial" w:hAnsi="Arial" w:eastAsia="Arial" w:cs="Arial"/>
      <w:b/>
      <w:bCs/>
      <w:i/>
      <w:iCs/>
      <w:sz w:val="22"/>
      <w:szCs w:val="22"/>
      <w:lang w:val="de-DE" w:eastAsia="en-US"/>
      <w14:ligatures w14:val="none"/>
    </w:rPr>
  </w:style>
  <w:style w:type="character" w:styleId="867" w:customStyle="1">
    <w:name w:val="Titre 8 Car"/>
    <w:basedOn w:val="857"/>
    <w:link w:val="855"/>
    <w:uiPriority w:val="9"/>
    <w:pPr>
      <w:pBdr/>
      <w:spacing/>
      <w:ind/>
    </w:pPr>
    <w:rPr>
      <w:rFonts w:ascii="Arial" w:hAnsi="Arial" w:eastAsia="Arial" w:cs="Arial"/>
      <w:i/>
      <w:iCs/>
      <w:sz w:val="22"/>
      <w:szCs w:val="22"/>
      <w:lang w:val="de-DE" w:eastAsia="en-US"/>
      <w14:ligatures w14:val="none"/>
    </w:rPr>
  </w:style>
  <w:style w:type="character" w:styleId="868" w:customStyle="1">
    <w:name w:val="Titre 9 Car"/>
    <w:basedOn w:val="857"/>
    <w:link w:val="856"/>
    <w:uiPriority w:val="9"/>
    <w:pPr>
      <w:pBdr/>
      <w:spacing/>
      <w:ind/>
    </w:pPr>
    <w:rPr>
      <w:rFonts w:ascii="Arial" w:hAnsi="Arial" w:eastAsia="Arial" w:cs="Arial"/>
      <w:i/>
      <w:iCs/>
      <w:sz w:val="21"/>
      <w:szCs w:val="21"/>
      <w:lang w:val="de-DE" w:eastAsia="en-US"/>
      <w14:ligatures w14:val="none"/>
    </w:rPr>
  </w:style>
  <w:style w:type="table" w:styleId="869">
    <w:name w:val="Table Grid"/>
    <w:basedOn w:val="858"/>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w:basedOn w:val="858"/>
    <w:link w:val="877"/>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6 Colorful - Accent 4"/>
    <w:basedOn w:val="858"/>
    <w:link w:val="876"/>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6 Colorful - Accent 6"/>
    <w:basedOn w:val="858"/>
    <w:link w:val="878"/>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w:basedOn w:val="858"/>
    <w:link w:val="879"/>
    <w:uiPriority w:val="99"/>
    <w:pPr>
      <w:pBdr/>
      <w:spacing w:after="0" w:line="240" w:lineRule="auto"/>
      <w:ind/>
    </w:pPr>
    <w:rPr>
      <w:b/>
      <w:bCs/>
      <w:color w:val="0e41e8"/>
    </w:rPr>
    <w:tblPr>
      <w:tblStyleRowBandSize w:val="1"/>
      <w:tblStyleColBandSize w:val="1"/>
      <w:tblBorders>
        <w:right w:val="single" w:color="7f7f7f" w:themeColor="text1" w:themeTint="80" w:sz="4" w:space="0"/>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4">
    <w:name w:val="Hyperlink"/>
    <w:uiPriority w:val="99"/>
    <w:unhideWhenUsed/>
    <w:pPr>
      <w:pBdr/>
      <w:spacing/>
      <w:ind/>
    </w:pPr>
    <w:rPr>
      <w:color w:val="467886" w:themeColor="hyperlink"/>
      <w:u w:val="single"/>
    </w:rPr>
  </w:style>
  <w:style w:type="paragraph" w:styleId="875">
    <w:name w:val="List Paragraph"/>
    <w:basedOn w:val="847"/>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876" w:customStyle="1">
    <w:name w:val="Abstract Text"/>
    <w:link w:val="871"/>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right="720"/>
    </w:pPr>
    <w:rPr>
      <w:rFonts w:eastAsiaTheme="minorHAnsi"/>
      <w:b/>
      <w:bCs/>
      <w:i/>
      <w:sz w:val="22"/>
      <w:szCs w:val="22"/>
      <w:lang w:val="en-US" w:eastAsia="en-US"/>
      <w14:ligatures w14:val="none"/>
    </w:rPr>
  </w:style>
  <w:style w:type="paragraph" w:styleId="877" w:customStyle="1">
    <w:name w:val="Keyword"/>
    <w:link w:val="870"/>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78" w:customStyle="1">
    <w:name w:val="Keyword Tite"/>
    <w:link w:val="872"/>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character" w:styleId="879" w:customStyle="1">
    <w:name w:val="Keyword Tite_character"/>
    <w:link w:val="873"/>
    <w:uiPriority w:val="99"/>
    <w:pPr>
      <w:pBdr/>
      <w:spacing/>
      <w:ind/>
    </w:pPr>
    <w:rPr>
      <w:b/>
      <w:bCs/>
      <w:color w:val="0e41e8"/>
      <w:sz w:val="24"/>
      <w:szCs w:val="24"/>
    </w:rPr>
  </w:style>
  <w:style w:type="character" w:styleId="880">
    <w:name w:val="annotation reference"/>
    <w:basedOn w:val="857"/>
    <w:uiPriority w:val="99"/>
    <w:semiHidden/>
    <w:unhideWhenUsed/>
    <w:pPr>
      <w:pBdr/>
      <w:spacing/>
      <w:ind/>
    </w:pPr>
    <w:rPr>
      <w:sz w:val="16"/>
      <w:szCs w:val="16"/>
    </w:rPr>
  </w:style>
  <w:style w:type="paragraph" w:styleId="881">
    <w:name w:val="annotation text"/>
    <w:basedOn w:val="847"/>
    <w:link w:val="882"/>
    <w:uiPriority w:val="99"/>
    <w:semiHidden/>
    <w:unhideWhenUsed/>
    <w:pPr>
      <w:pBdr/>
      <w:spacing w:line="240" w:lineRule="auto"/>
      <w:ind/>
    </w:pPr>
    <w:rPr>
      <w:sz w:val="20"/>
      <w:szCs w:val="20"/>
    </w:rPr>
  </w:style>
  <w:style w:type="character" w:styleId="882" w:customStyle="1">
    <w:name w:val="Commentaire Car"/>
    <w:basedOn w:val="857"/>
    <w:link w:val="881"/>
    <w:uiPriority w:val="99"/>
    <w:semiHidden/>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jclavater-briefwechsel.ch/about" TargetMode="External"/><Relationship Id="rId10" Type="http://schemas.openxmlformats.org/officeDocument/2006/relationships/hyperlink" Target="https://republique-des-lettres.ch/about/guidelines" TargetMode="External"/><Relationship Id="rId11" Type="http://schemas.openxmlformats.org/officeDocument/2006/relationships/hyperlink" Target="https://naegeli-briefe.ch/home" TargetMode="External"/><Relationship Id="rId12" Type="http://schemas.openxmlformats.org/officeDocument/2006/relationships/hyperlink" Target="https://briefe-der-romantik.de/" TargetMode="External"/><Relationship Id="rId13" Type="http://schemas.openxmlformats.org/officeDocument/2006/relationships/hyperlink" Target="https://doi.org/10.1162/dint_r_00024" TargetMode="External"/><Relationship Id="rId14" Type="http://schemas.openxmlformats.org/officeDocument/2006/relationships/hyperlink" Target="https://doi.org/10.1038/sdata.2016.18" TargetMode="External"/><Relationship Id="rId15" Type="http://schemas.openxmlformats.org/officeDocument/2006/relationships/comments" Target="comments.xml" /><Relationship Id="rId16" Type="http://schemas.microsoft.com/office/2011/relationships/commentsExtended" Target="commentsExtended.xml" /><Relationship Id="rId17" Type="http://schemas.microsoft.com/office/2018/08/relationships/commentsExtensible" Target="commentsExtensible.xml" /><Relationship Id="rId18" Type="http://schemas.microsoft.com/office/2016/09/relationships/commentsIds" Target="commentsIds.xml" /><Relationship Id="rId19" Type="http://schemas.microsoft.com/office/2011/relationships/people" Target="people.xml" /><Relationship Id="rId20" Type="http://schemas.onlyoffice.com/commentsDocument" Target="commentsDocument.xml" /><Relationship Id="rId21" Type="http://schemas.onlyoffice.com/commentsExtendedDocument" Target="commentsExtendedDocument.xml" /><Relationship Id="rId22" Type="http://schemas.onlyoffice.com/commentsIdsDocument" Target="commentsIds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Rissler-Pipka@MaxWeberStiftung.de</cp:lastModifiedBy>
  <cp:revision>6</cp:revision>
  <dcterms:created xsi:type="dcterms:W3CDTF">2026-05-04T11:16:00Z</dcterms:created>
  <dcterms:modified xsi:type="dcterms:W3CDTF">2026-05-13T11:17:02Z</dcterms:modified>
</cp:coreProperties>
</file>