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97D"/>
          <w:sz w:val="56"/>
        </w:rPr>
        <w:t>DOCX Multi-Format Pipeline</w:t>
        <w:br/>
        <w:t>Test Document</w:t>
      </w:r>
    </w:p>
    <w:p>
      <w:pPr>
        <w:pStyle w:val="Normal"/>
        <w:jc w:val="center"/>
        <w:rPr/>
      </w:pPr>
      <w:r>
        <w:rPr>
          <w:i/>
          <w:color w:val="44472A"/>
          <w:sz w:val="28"/>
        </w:rPr>
        <w:t>A comprehensive specimen of word-processor features</w:t>
        <w:br/>
        <w:t>for conversion pipeline validation</w:t>
      </w:r>
    </w:p>
    <w:p>
      <w:pPr>
        <w:pStyle w:val="Normal"/>
        <w:jc w:val="center"/>
        <w:rPr/>
      </w:pPr>
      <w:r>
        <w:rPr>
          <w:sz w:val="20"/>
        </w:rPr>
        <w:t>Version 1.0  |  2026-05-20  |  CC BY 4.0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(Right-click → Update Field to populate)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sec_typography"/>
      <w:r>
        <w:rPr/>
        <w:t>1  Typography &amp; Inline Formatting</w:t>
      </w:r>
      <w:bookmarkEnd w:id="0"/>
    </w:p>
    <w:p>
      <w:pPr>
        <w:pStyle w:val="Heading2"/>
        <w:rPr/>
      </w:pPr>
      <w:r>
        <w:rPr/>
        <w:t>1.1  Heading Level 2</w:t>
      </w:r>
    </w:p>
    <w:p>
      <w:pPr>
        <w:pStyle w:val="Heading3"/>
        <w:rPr/>
      </w:pPr>
      <w:r>
        <w:rPr/>
        <w:t>1.1.1  Heading Level 3</w:t>
      </w:r>
    </w:p>
    <w:p>
      <w:pPr>
        <w:pStyle w:val="Heading4"/>
        <w:rPr/>
      </w:pPr>
      <w:r>
        <w:rPr/>
        <w:t>1.1.1.1  Heading Level 4</w:t>
      </w:r>
    </w:p>
    <w:p>
      <w:pPr>
        <w:pStyle w:val="Normal"/>
        <w:rPr/>
      </w:pPr>
      <w:r>
        <w:rPr/>
        <w:t xml:space="preserve">This paragraph demonstrates standard body text. </w:t>
      </w:r>
      <w:r>
        <w:rPr>
          <w:b/>
        </w:rPr>
        <w:t xml:space="preserve">Bold text. </w:t>
      </w:r>
      <w:r>
        <w:rPr>
          <w:i/>
        </w:rPr>
        <w:t xml:space="preserve">Italic text. </w:t>
      </w:r>
      <w:r>
        <w:rPr>
          <w:b/>
          <w:i/>
        </w:rPr>
        <w:t xml:space="preserve">Bold-italic text. </w:t>
      </w:r>
      <w:r>
        <w:rPr>
          <w:u w:val="single"/>
        </w:rPr>
        <w:t xml:space="preserve">Underlined text. </w:t>
      </w:r>
      <w:r>
        <w:rPr>
          <w:strike/>
        </w:rPr>
        <w:t xml:space="preserve">Strikethrough. </w:t>
      </w:r>
      <w:r>
        <w:rPr>
          <w:dstrike/>
        </w:rPr>
        <w:t xml:space="preserve">Double-strikethrough. </w:t>
      </w:r>
    </w:p>
    <w:p>
      <w:pPr>
        <w:pStyle w:val="Normal"/>
        <w:rPr/>
      </w:pPr>
      <w:r>
        <w:rPr>
          <w:smallCaps/>
        </w:rPr>
        <w:t xml:space="preserve">Small-caps run. </w:t>
      </w:r>
      <w:r>
        <w:rPr>
          <w:caps/>
        </w:rPr>
        <w:t xml:space="preserve">All-caps run. </w:t>
      </w:r>
    </w:p>
    <w:p>
      <w:pPr>
        <w:pStyle w:val="Normal"/>
        <w:rPr/>
      </w:pPr>
      <w:r>
        <w:rPr/>
        <w:t>Chemical formula: H</w:t>
      </w:r>
      <w:r>
        <w:rPr>
          <w:vertAlign w:val="subscript"/>
        </w:rPr>
        <w:t>2</w:t>
      </w:r>
      <w:r>
        <w:rPr/>
        <w:t>O  |  Footnote reference</w:t>
      </w:r>
      <w:r>
        <w:rPr>
          <w:vertAlign w:val="superscript"/>
        </w:rPr>
        <w:t>1</w:t>
      </w:r>
      <w:r>
        <w:rPr/>
        <w:t xml:space="preserve"> (see footnote).</w:t>
      </w:r>
      <w:r>
        <w:rPr>
          <w:rStyle w:val="FootnoteReference"/>
        </w:rPr>
        <w:footnoteReference w:id="2"/>
      </w:r>
    </w:p>
    <w:p>
      <w:pPr>
        <w:pStyle w:val="Normal"/>
        <w:rPr/>
      </w:pPr>
      <w:r>
        <w:rPr/>
        <w:t xml:space="preserve">Colour palette: </w:t>
      </w:r>
      <w:r>
        <w:rPr>
          <w:b/>
          <w:color w:val="C00000"/>
        </w:rPr>
        <w:t xml:space="preserve">Red  </w:t>
      </w:r>
      <w:r>
        <w:rPr>
          <w:b/>
          <w:color w:val="007000"/>
        </w:rPr>
        <w:t xml:space="preserve">Green  </w:t>
      </w:r>
      <w:r>
        <w:rPr>
          <w:b/>
          <w:color w:val="0000FF"/>
        </w:rPr>
        <w:t xml:space="preserve">Blue  </w:t>
      </w:r>
      <w:r>
        <w:rPr>
          <w:b/>
          <w:color w:val="008080"/>
        </w:rPr>
        <w:t xml:space="preserve">Teal  </w:t>
      </w:r>
    </w:p>
    <w:p>
      <w:pPr>
        <w:pStyle w:val="Normal"/>
        <w:rPr/>
      </w:pPr>
      <w:r>
        <w:rPr/>
        <w:t xml:space="preserve">Highlights: </w:t>
      </w:r>
      <w:r>
        <w:rPr>
          <w:highlight w:val="yellow"/>
        </w:rPr>
        <w:t xml:space="preserve">Yellow </w:t>
      </w:r>
      <w:r>
        <w:rPr>
          <w:highlight w:val="cyan"/>
        </w:rPr>
        <w:t xml:space="preserve">Cyan </w:t>
      </w:r>
      <w:r>
        <w:rPr>
          <w:highlight w:val="green"/>
        </w:rPr>
        <w:t xml:space="preserve">Green </w:t>
      </w:r>
      <w:r>
        <w:rPr>
          <w:highlight w:val="magenta"/>
        </w:rPr>
        <w:t xml:space="preserve">Magenta </w:t>
      </w:r>
      <w:r>
        <w:rPr>
          <w:highlight w:val="darkRed"/>
        </w:rPr>
        <w:t xml:space="preserve">DarkRed </w:t>
      </w:r>
    </w:p>
    <w:p>
      <w:pPr>
        <w:pStyle w:val="Normal"/>
        <w:rPr/>
      </w:pPr>
      <w:r>
        <w:rPr/>
        <w:t xml:space="preserve">Font sizes: </w:t>
      </w:r>
      <w:r>
        <w:rPr>
          <w:sz w:val="16"/>
        </w:rPr>
        <w:t xml:space="preserve">8pt </w:t>
      </w:r>
      <w:r>
        <w:rPr>
          <w:sz w:val="18"/>
        </w:rPr>
        <w:t xml:space="preserve">9pt </w:t>
      </w:r>
      <w:r>
        <w:rPr>
          <w:sz w:val="20"/>
        </w:rPr>
        <w:t xml:space="preserve">10pt </w:t>
      </w:r>
      <w:r>
        <w:rPr>
          <w:sz w:val="22"/>
        </w:rPr>
        <w:t xml:space="preserve">11pt </w:t>
      </w:r>
      <w:r>
        <w:rPr>
          <w:sz w:val="24"/>
        </w:rPr>
        <w:t xml:space="preserve">12pt </w:t>
      </w:r>
      <w:r>
        <w:rPr>
          <w:sz w:val="28"/>
        </w:rPr>
        <w:t xml:space="preserve">14pt </w:t>
      </w:r>
      <w:r>
        <w:rPr>
          <w:sz w:val="32"/>
        </w:rPr>
        <w:t xml:space="preserve">16pt </w:t>
      </w:r>
      <w:r>
        <w:rPr>
          <w:sz w:val="36"/>
        </w:rPr>
        <w:t xml:space="preserve">18pt </w:t>
      </w:r>
      <w:r>
        <w:rPr>
          <w:sz w:val="48"/>
        </w:rPr>
        <w:t xml:space="preserve">24pt </w:t>
      </w:r>
    </w:p>
    <w:p>
      <w:pPr>
        <w:pStyle w:val="Normal"/>
        <w:rPr/>
      </w:pPr>
      <w:r>
        <w:rPr/>
        <w:t xml:space="preserve">Typefaces: </w:t>
      </w:r>
      <w:r>
        <w:rPr>
          <w:rFonts w:ascii="Arial" w:hAnsi="Arial"/>
        </w:rPr>
        <w:t xml:space="preserve">Arial  </w:t>
      </w:r>
      <w:r>
        <w:rPr>
          <w:rFonts w:ascii="Times New Roman" w:hAnsi="Times New Roman"/>
        </w:rPr>
        <w:t xml:space="preserve">Times New Roman  </w:t>
      </w:r>
      <w:r>
        <w:rPr>
          <w:rFonts w:ascii="Courier New" w:hAnsi="Courier New"/>
        </w:rPr>
        <w:t xml:space="preserve">Courier New  </w:t>
      </w:r>
      <w:r>
        <w:rPr>
          <w:rFonts w:ascii="Georgia" w:hAnsi="Georgia"/>
        </w:rPr>
        <w:t xml:space="preserve">Georgia  </w:t>
      </w:r>
      <w:r>
        <w:rPr>
          <w:rFonts w:ascii="Calibri" w:hAnsi="Calibri"/>
        </w:rPr>
        <w:t xml:space="preserve">Calibri  </w:t>
      </w:r>
    </w:p>
    <w:p>
      <w:pPr>
        <w:pStyle w:val="Heading2"/>
        <w:rPr/>
      </w:pPr>
      <w:r>
        <w:rPr/>
        <w:t>1.2  Line &amp; Paragraph Spacing</w:t>
      </w:r>
    </w:p>
    <w:p>
      <w:pPr>
        <w:pStyle w:val="Normal"/>
        <w:rPr/>
      </w:pPr>
      <w:r>
        <w:rPr/>
        <w:t>Single line spacing — Lorem ipsum dolor sit amet, consectetur adipiscing elit, sed do eiusmod tempor.</w:t>
      </w:r>
    </w:p>
    <w:p>
      <w:pPr>
        <w:pStyle w:val="Normal"/>
        <w:spacing w:lineRule="auto" w:line="360"/>
        <w:rPr/>
      </w:pPr>
      <w:r>
        <w:rPr/>
        <w:t>1.5 line spacing — Lorem ipsum dolor sit amet, consectetur adipiscing elit, sed do eiusmod tempor.</w:t>
      </w:r>
    </w:p>
    <w:p>
      <w:pPr>
        <w:pStyle w:val="Normal"/>
        <w:spacing w:lineRule="auto" w:line="480"/>
        <w:rPr/>
      </w:pPr>
      <w:r>
        <w:rPr/>
        <w:t>Double line spacing — Lorem ipsum dolor sit amet, consectetur adipiscing elit, sed do eiusmod tempor.</w:t>
      </w:r>
    </w:p>
    <w:p>
      <w:pPr>
        <w:pStyle w:val="Heading2"/>
        <w:rPr/>
      </w:pPr>
      <w:r>
        <w:rPr/>
        <w:t>1.3  Paragraph Alignment</w:t>
      </w:r>
    </w:p>
    <w:p>
      <w:pPr>
        <w:pStyle w:val="Normal"/>
        <w:jc w:val="start"/>
        <w:rPr/>
      </w:pPr>
      <w:r>
        <w:rPr/>
        <w:t>Left-aligned text.</w:t>
      </w:r>
    </w:p>
    <w:p>
      <w:pPr>
        <w:pStyle w:val="Normal"/>
        <w:jc w:val="center"/>
        <w:rPr/>
      </w:pPr>
      <w:r>
        <w:rPr/>
        <w:t>Centre-aligned text.</w:t>
      </w:r>
    </w:p>
    <w:p>
      <w:pPr>
        <w:pStyle w:val="Normal"/>
        <w:jc w:val="end"/>
        <w:rPr/>
      </w:pPr>
      <w:r>
        <w:rPr/>
        <w:t>Right-aligned text.</w:t>
      </w:r>
    </w:p>
    <w:p>
      <w:pPr>
        <w:pStyle w:val="Normal"/>
        <w:jc w:val="both"/>
        <w:rPr/>
      </w:pPr>
      <w:r>
        <w:rPr/>
        <w:t>Justified text — Lorem ipsum dolor sit amet, consectetur adipiscing elit, sed do eiusmod tempor incididunt ut labore et dolore magna aliqua.</w:t>
      </w:r>
    </w:p>
    <w:p>
      <w:pPr>
        <w:pStyle w:val="Heading2"/>
        <w:rPr/>
      </w:pPr>
      <w:r>
        <w:rPr/>
        <w:t>1.4  Indentation &amp; Block Quote</w:t>
      </w:r>
    </w:p>
    <w:p>
      <w:pPr>
        <w:pStyle w:val="Normal"/>
        <w:ind w:hanging="720" w:start="1440"/>
        <w:rPr/>
      </w:pPr>
      <w:r>
        <w:rPr/>
        <w:t>This paragraph has a left indent of 1 inch and first-line indent of −0.5 in (hanging indent).</w:t>
      </w:r>
    </w:p>
    <w:p>
      <w:pPr>
        <w:pStyle w:val="Normal"/>
        <w:spacing w:before="120" w:after="120"/>
        <w:ind w:start="1080" w:end="1080"/>
        <w:rPr/>
      </w:pPr>
      <w:r>
        <w:rPr>
          <w:i/>
        </w:rPr>
        <w:t>"The greatest shortcoming of the human race is our inability to understand the exponential function."</w:t>
        <w:br/>
        <w:t>— Albert Bartlett</w:t>
      </w:r>
    </w:p>
    <w:p>
      <w:pPr>
        <w:pStyle w:val="Heading1"/>
        <w:rPr/>
      </w:pPr>
      <w:r>
        <w:rPr/>
        <w:t>2  Lists</w:t>
      </w:r>
    </w:p>
    <w:p>
      <w:pPr>
        <w:pStyle w:val="Heading2"/>
        <w:rPr/>
      </w:pPr>
      <w:r>
        <w:rPr/>
        <w:t>2.1  Unordered (Bullet) List</w:t>
      </w:r>
    </w:p>
    <w:p>
      <w:pPr>
        <w:pStyle w:val="ListBullet"/>
        <w:numPr>
          <w:ilvl w:val="0"/>
          <w:numId w:val="1"/>
        </w:numPr>
        <w:rPr/>
      </w:pPr>
      <w:r>
        <w:rPr/>
        <w:t>First bullet item</w:t>
      </w:r>
    </w:p>
    <w:p>
      <w:pPr>
        <w:pStyle w:val="ListBullet"/>
        <w:numPr>
          <w:ilvl w:val="0"/>
          <w:numId w:val="1"/>
        </w:numPr>
        <w:rPr/>
      </w:pPr>
      <w:r>
        <w:rPr/>
        <w:t>Second bullet item with sub-items:</w:t>
      </w:r>
    </w:p>
    <w:p>
      <w:pPr>
        <w:pStyle w:val="ListBullet2"/>
        <w:numPr>
          <w:ilvl w:val="0"/>
          <w:numId w:val="2"/>
        </w:numPr>
        <w:rPr/>
      </w:pPr>
      <w:r>
        <w:rPr/>
        <w:t>Sub-item A</w:t>
      </w:r>
    </w:p>
    <w:p>
      <w:pPr>
        <w:pStyle w:val="ListBullet2"/>
        <w:numPr>
          <w:ilvl w:val="0"/>
          <w:numId w:val="2"/>
        </w:numPr>
        <w:rPr/>
      </w:pPr>
      <w:r>
        <w:rPr/>
        <w:t>Sub-item B</w:t>
      </w:r>
    </w:p>
    <w:p>
      <w:pPr>
        <w:pStyle w:val="ListBullet3"/>
        <w:numPr>
          <w:ilvl w:val="0"/>
          <w:numId w:val="3"/>
        </w:numPr>
        <w:rPr/>
      </w:pPr>
      <w:r>
        <w:rPr/>
        <w:t>Sub-sub-item i</w:t>
      </w:r>
    </w:p>
    <w:p>
      <w:pPr>
        <w:pStyle w:val="ListBullet3"/>
        <w:numPr>
          <w:ilvl w:val="0"/>
          <w:numId w:val="3"/>
        </w:numPr>
        <w:rPr/>
      </w:pPr>
      <w:r>
        <w:rPr/>
        <w:t>Sub-sub-item ii</w:t>
      </w:r>
    </w:p>
    <w:p>
      <w:pPr>
        <w:pStyle w:val="ListBullet"/>
        <w:numPr>
          <w:ilvl w:val="0"/>
          <w:numId w:val="1"/>
        </w:numPr>
        <w:rPr/>
      </w:pPr>
      <w:r>
        <w:rPr/>
        <w:t>Third bullet item</w:t>
      </w:r>
    </w:p>
    <w:p>
      <w:pPr>
        <w:pStyle w:val="Heading2"/>
        <w:rPr/>
      </w:pPr>
      <w:r>
        <w:rPr/>
        <w:t>2.2  Ordered (Numbered) List</w:t>
      </w:r>
    </w:p>
    <w:p>
      <w:pPr>
        <w:pStyle w:val="ListNumber"/>
        <w:numPr>
          <w:ilvl w:val="0"/>
          <w:numId w:val="4"/>
        </w:numPr>
        <w:rPr/>
      </w:pPr>
      <w:r>
        <w:rPr/>
        <w:t>First numbered item</w:t>
      </w:r>
    </w:p>
    <w:p>
      <w:pPr>
        <w:pStyle w:val="ListNumber"/>
        <w:numPr>
          <w:ilvl w:val="0"/>
          <w:numId w:val="4"/>
        </w:numPr>
        <w:rPr/>
      </w:pPr>
      <w:r>
        <w:rPr/>
        <w:t>Second numbered item</w:t>
      </w:r>
    </w:p>
    <w:p>
      <w:pPr>
        <w:pStyle w:val="ListNumber2"/>
        <w:numPr>
          <w:ilvl w:val="0"/>
          <w:numId w:val="5"/>
        </w:numPr>
        <w:rPr/>
      </w:pPr>
      <w:r>
        <w:rPr/>
        <w:t>Sub-numbered item a</w:t>
      </w:r>
    </w:p>
    <w:p>
      <w:pPr>
        <w:pStyle w:val="ListNumber2"/>
        <w:numPr>
          <w:ilvl w:val="0"/>
          <w:numId w:val="5"/>
        </w:numPr>
        <w:rPr/>
      </w:pPr>
      <w:r>
        <w:rPr/>
        <w:t>Sub-numbered item b</w:t>
      </w:r>
    </w:p>
    <w:p>
      <w:pPr>
        <w:pStyle w:val="ListNumber"/>
        <w:numPr>
          <w:ilvl w:val="0"/>
          <w:numId w:val="4"/>
        </w:numPr>
        <w:rPr/>
      </w:pPr>
      <w:r>
        <w:rPr/>
        <w:t>Third numbered item</w:t>
      </w:r>
    </w:p>
    <w:p>
      <w:pPr>
        <w:pStyle w:val="Heading2"/>
        <w:rPr/>
      </w:pPr>
      <w:r>
        <w:rPr/>
        <w:t>2.3  Definition-style List</w:t>
      </w:r>
    </w:p>
    <w:p>
      <w:pPr>
        <w:pStyle w:val="Normal"/>
        <w:ind w:start="720"/>
        <w:rPr/>
      </w:pPr>
      <w:r>
        <w:rPr>
          <w:b/>
        </w:rPr>
        <w:t xml:space="preserve">Term 1:  </w:t>
      </w:r>
      <w:r>
        <w:rPr/>
        <w:t>Definition of term 1 — an explanation of what it means.</w:t>
      </w:r>
    </w:p>
    <w:p>
      <w:pPr>
        <w:pStyle w:val="Normal"/>
        <w:ind w:start="720"/>
        <w:rPr/>
      </w:pPr>
      <w:r>
        <w:rPr>
          <w:b/>
        </w:rPr>
        <w:t xml:space="preserve">Term 2:  </w:t>
      </w:r>
      <w:r>
        <w:rPr/>
        <w:t>Definition of term 2 — another explanation.</w:t>
      </w:r>
    </w:p>
    <w:p>
      <w:pPr>
        <w:pStyle w:val="Heading1"/>
        <w:rPr/>
      </w:pPr>
      <w:r>
        <w:rPr/>
        <w:t>3  Tables</w:t>
      </w:r>
    </w:p>
    <w:p>
      <w:pPr>
        <w:pStyle w:val="Heading2"/>
        <w:rPr/>
      </w:pPr>
      <w:r>
        <w:rPr/>
        <w:t>3.1  Basic Table with Header Row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Country</w:t>
            </w:r>
          </w:p>
        </w:tc>
        <w:tc>
          <w:tcPr>
            <w:tcW w:w="234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Capital</w:t>
            </w:r>
          </w:p>
        </w:tc>
        <w:tc>
          <w:tcPr>
            <w:tcW w:w="234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Population (M)</w:t>
            </w:r>
          </w:p>
        </w:tc>
        <w:tc>
          <w:tcPr>
            <w:tcW w:w="234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GDP (USD tn)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Germany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Berlin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83.2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4.1</w:t>
            </w:r>
          </w:p>
        </w:tc>
      </w:tr>
      <w:tr>
        <w:trPr/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France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Paris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67.4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2.9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United Kingdom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London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3.1</w:t>
            </w:r>
          </w:p>
        </w:tc>
      </w:tr>
      <w:tr>
        <w:trPr/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Spain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Madrid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47.4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 Table with Merged Cells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9360" w:type="dxa"/>
            <w:gridSpan w:val="3"/>
            <w:tcBorders/>
            <w:shd w:color="auto" w:fill="4472C4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Merged Header spanning all three columns</w:t>
            </w:r>
          </w:p>
        </w:tc>
      </w:tr>
      <w:tr>
        <w:trPr/>
        <w:tc>
          <w:tcPr>
            <w:tcW w:w="3120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Row-merged cell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 C2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 C3</w:t>
            </w:r>
          </w:p>
        </w:tc>
      </w:tr>
      <w:tr>
        <w:trPr/>
        <w:tc>
          <w:tcPr>
            <w:tcW w:w="312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R2 C2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R2 C3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  Code &amp; Pre-formatted Text</w:t>
      </w:r>
    </w:p>
    <w:p>
      <w:pPr>
        <w:pStyle w:val="Heading2"/>
        <w:rPr/>
      </w:pPr>
      <w:r>
        <w:rPr/>
        <w:t>4.1  Inline Code</w:t>
      </w:r>
    </w:p>
    <w:p>
      <w:pPr>
        <w:pStyle w:val="Normal"/>
        <w:rPr/>
      </w:pPr>
      <w:r>
        <w:rPr/>
        <w:t xml:space="preserve">Use the function </w:t>
      </w:r>
      <w:r>
        <w:rPr>
          <w:rFonts w:ascii="Courier New" w:hAnsi="Courier New"/>
          <w:sz w:val="20"/>
        </w:rPr>
        <w:t>calculate_p_value(data, alpha=0.05)</w:t>
      </w:r>
      <w:r>
        <w:rPr/>
        <w:t xml:space="preserve"> to compute significance.</w:t>
      </w:r>
    </w:p>
    <w:p>
      <w:pPr>
        <w:pStyle w:val="Heading2"/>
        <w:rPr/>
      </w:pPr>
      <w:r>
        <w:rPr/>
        <w:t>4.2  Code Block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>def fibonacci(n: int) -&gt; int: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"""Return the nth Fibonacci number."""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if n &lt;= 1: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return n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return fibonacci(n - 1) + fibonacci(n - 2)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 xml:space="preserve"> 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># Example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>for i in range(10):</w:t>
      </w:r>
    </w:p>
    <w:p>
      <w:pPr>
        <w:pStyle w:val="Normal"/>
        <w:shd w:val="clear" w:color="auto" w:fill="F2F2F2"/>
        <w:spacing w:before="0" w:after="0"/>
        <w:ind w:start="72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print(f'F({i}) = {fibonacci(i)}')</w:t>
      </w:r>
    </w:p>
    <w:p>
      <w:pPr>
        <w:pStyle w:val="Heading1"/>
        <w:rPr/>
      </w:pPr>
      <w:r>
        <w:rPr/>
        <w:t>5  Hyperlinks &amp; Cross-references</w:t>
      </w:r>
    </w:p>
    <w:p>
      <w:pPr>
        <w:pStyle w:val="Normal"/>
        <w:rPr/>
      </w:pPr>
      <w:r>
        <w:rPr/>
        <w:t xml:space="preserve">External hyperlink: </w:t>
      </w:r>
      <w:hyperlink r:id="rId2">
        <w:r>
          <w:rPr>
            <w:rStyle w:val="Style"/>
          </w:rPr>
          <w:t>W3C WCAG 2.1 Guidelines</w:t>
        </w:r>
      </w:hyperlink>
      <w:r>
        <w:rPr/>
        <w:t>.</w:t>
      </w:r>
    </w:p>
    <w:p>
      <w:pPr>
        <w:pStyle w:val="Normal"/>
        <w:rPr/>
      </w:pPr>
      <w:r>
        <w:rPr/>
        <w:t xml:space="preserve">Internal cross-reference: see section </w:t>
      </w:r>
      <w:r>
        <w:rPr/>
        <w:fldChar w:fldCharType="begin"/>
      </w:r>
      <w:r>
        <w:rPr/>
        <w:instrText xml:space="preserve"> REF sec_typography \h </w:instrText>
      </w:r>
      <w:r>
        <w:rPr/>
        <w:fldChar w:fldCharType="separate"/>
      </w:r>
      <w:r>
        <w:rPr/>
        <w:t>1  Typography &amp; Inline Formatting</w:t>
      </w:r>
      <w:r>
        <w:rPr/>
        <w:fldChar w:fldCharType="end"/>
      </w:r>
    </w:p>
    <w:p>
      <w:pPr>
        <w:pStyle w:val="Heading1"/>
        <w:rPr/>
      </w:pPr>
      <w:r>
        <w:rPr/>
        <w:t>6  Mathematical Equations</w:t>
      </w:r>
    </w:p>
    <w:p>
      <w:pPr>
        <w:pStyle w:val="Normal"/>
        <w:rPr/>
      </w:pPr>
      <w:r>
        <w:rPr/>
        <w:t>The Pythagorean theorem expressed as an OMML equation: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sSup>
            <m:e>
              <m:r>
                <m:t xml:space="preserve">2</m:t>
              </m:r>
            </m:e>
            <m:sup/>
          </m:sSup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y</m:t>
          </m:r>
          <m:sSup>
            <m:e>
              <m:r>
                <m:t xml:space="preserve">2</m:t>
              </m:r>
            </m:e>
            <m:sup/>
          </m:sSup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z</m:t>
          </m:r>
          <m:sSup>
            <m:e>
              <m:r>
                <m:t xml:space="preserve">2</m:t>
              </m:r>
            </m:e>
            <m:sup/>
          </m:sSup>
        </m:oMath>
      </m:oMathPara>
    </w:p>
    <w:p>
      <w:pPr>
        <w:pStyle w:val="Normal"/>
        <w:rPr/>
      </w:pPr>
      <w:r>
        <w:rPr/>
        <w:t>Inline mathematical notation (plain text fallback): E = mc², where c ≈ 2.998 × 10⁸ m/s.</w:t>
      </w:r>
    </w:p>
    <w:p>
      <w:pPr>
        <w:pStyle w:val="Heading1"/>
        <w:rPr/>
      </w:pPr>
      <w:r>
        <w:rPr/>
        <w:t>7  Special Characters &amp; Symbols</w:t>
      </w:r>
    </w:p>
    <w:p>
      <w:pPr>
        <w:pStyle w:val="Normal"/>
        <w:rPr/>
      </w:pPr>
      <w:r>
        <w:rPr/>
        <w:t>Typographic: ‘single quotes’  “double quotes”  – en-dash  — em-dash  … ellipsis  © ® ™  ¼ ½ ¾  ° µ ¶  † ‡  ← → ↔ ⇒  ∀ ∃ ∈ ∞ √ ∫</w:t>
      </w:r>
    </w:p>
    <w:p>
      <w:pPr>
        <w:pStyle w:val="Normal"/>
        <w:rPr/>
      </w:pPr>
      <w:r>
        <w:rPr/>
        <w:t>Non-breaking space between words.</w:t>
      </w:r>
    </w:p>
    <w:p>
      <w:pPr>
        <w:pStyle w:val="Normal"/>
        <w:rPr/>
      </w:pPr>
      <w:r>
        <w:rPr/>
        <w:t>Soft hyphen: dis</w:t>
        <w:softHyphen/>
        <w:t>crimination (hyphen should only appear at line break).</w:t>
      </w:r>
    </w:p>
    <w:p>
      <w:pPr>
        <w:pStyle w:val="Heading1"/>
        <w:rPr/>
      </w:pPr>
      <w:r>
        <w:rPr/>
        <w:t>8  Figures &amp; Captions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432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Figure: Cornflower Blue – Figure 1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4320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Figure: Medium Sea Green – Figure 2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432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Figure: Orange – Figure 3</w:t>
      </w:r>
    </w:p>
    <w:p>
      <w:pPr>
        <w:pStyle w:val="Heading1"/>
        <w:rPr/>
      </w:pPr>
      <w:r>
        <w:rPr/>
        <w:t>9  Section Dividers</w:t>
      </w:r>
    </w:p>
    <w:p>
      <w:pPr>
        <w:pStyle w:val="Normal"/>
        <w:rPr/>
      </w:pPr>
      <w:r>
        <w:rPr/>
        <w:t>Paragraph before horizontal rule.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  <w:t>Paragraph after horizontal rule.</w:t>
      </w:r>
    </w:p>
    <w:p>
      <w:pPr>
        <w:pStyle w:val="Normal"/>
        <w:rPr/>
      </w:pPr>
      <w:r>
        <w:rPr/>
        <w:t>A hard page break follows: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  Multi-column Layout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footnotePr>
            <w:numFmt w:val="decimal"/>
          </w:footnotePr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>Column text paragraph 1 — Lorem ipsum dolor sit amet, consectetur adipiscing elit, sed do eiusmod tempor incididunt ut labore et dolore magna aliqua. Ut enim ad minim veniam, quis nostrud exercitation ullamco laboris.</w:t>
      </w:r>
    </w:p>
    <w:p>
      <w:pPr>
        <w:pStyle w:val="Normal"/>
        <w:rPr/>
      </w:pPr>
      <w:r>
        <w:rPr/>
        <w:t>Column text paragraph 2 — Lorem ipsum dolor sit amet, consectetur adipiscing elit, sed do eiusmod tempor incididunt ut labore et dolore magna aliqua. Ut enim ad minim veniam, quis nostrud exercitation ullamco laboris.</w:t>
      </w:r>
    </w:p>
    <w:p>
      <w:pPr>
        <w:pStyle w:val="Normal"/>
        <w:rPr/>
      </w:pPr>
      <w:r>
        <w:rPr/>
        <w:t>Column text paragraph 3 — Lorem ipsum dolor sit amet, consectetur adipiscing elit, sed do eiusmod tempor incididunt ut labore et dolore magna aliqua. Ut enim ad minim veniam, quis nostrud exercitation ullamco laboris.</w:t>
      </w:r>
    </w:p>
    <w:p>
      <w:pPr>
        <w:pStyle w:val="Normal"/>
        <w:rPr/>
      </w:pPr>
      <w:r>
        <w:rPr/>
        <w:t>Column text paragraph 4 — Lorem ipsum dolor sit amet, consectetur adipiscing elit, sed do eiusmod tempor incididunt ut labore et dolore magna aliqua. Ut enim ad minim veniam, quis nostrud exercitation ullamco laboris.</w:t>
      </w:r>
    </w:p>
    <w:p>
      <w:pPr>
        <w:sectPr>
          <w:footnotePr>
            <w:numFmt w:val="decimal"/>
          </w:footnotePr>
          <w:type w:val="continuous"/>
          <w:pgSz w:w="12240" w:h="15840"/>
          <w:pgMar w:left="1440" w:right="1440" w:gutter="0" w:header="720" w:top="1440" w:footer="720" w:bottom="1440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r>
        <w:rPr/>
        <w:t>11  Built-in Styles Showcase</w:t>
      </w:r>
    </w:p>
    <w:p>
      <w:pPr>
        <w:pStyle w:val="Quote"/>
        <w:rPr/>
      </w:pPr>
      <w:r>
        <w:rPr/>
        <w:t>This paragraph uses the 'Quote' built-in style.</w:t>
      </w:r>
    </w:p>
    <w:p>
      <w:pPr>
        <w:pStyle w:val="IntenseQuote"/>
        <w:rPr/>
      </w:pPr>
      <w:r>
        <w:rPr/>
        <w:t>This paragraph uses the 'Intense Quote' built-in style.</w:t>
      </w:r>
    </w:p>
    <w:p>
      <w:pPr>
        <w:pStyle w:val="NoSpacing"/>
        <w:rPr/>
      </w:pPr>
      <w:r>
        <w:rPr/>
        <w:t>This paragraph uses the 'No Spacing' style with no extra spacing between lines.</w:t>
      </w:r>
    </w:p>
    <w:p>
      <w:pPr>
        <w:pStyle w:val="Heading1"/>
        <w:rPr/>
      </w:pPr>
      <w:r>
        <w:rPr/>
        <w:t>12  Track Changes &amp; Comments (markers)</w:t>
      </w:r>
    </w:p>
    <w:p>
      <w:pPr>
        <w:pStyle w:val="Normal"/>
        <w:rPr/>
      </w:pPr>
      <w:r>
        <w:rPr/>
        <w:t>This paragraph contains text that would typically be subject to tracked changes review. In a full pipeline test, insertions and deletions should survive round-trips.</w:t>
      </w:r>
      <w:r>
        <w:rPr/>
        <w:commentReference w:id="0"/>
      </w:r>
    </w:p>
    <w:p>
      <w:pPr>
        <w:pStyle w:val="Normal"/>
        <w:rPr/>
      </w:pPr>
      <w:r>
        <w:rPr/>
        <w:t xml:space="preserve">Normal text followed by </w:t>
      </w:r>
      <w:ins w:id="0" w:author="Pipeline Tester" w:date="2026-05-20T00:00:00Z">
        <w:r>
          <w:rPr/>
          <w:t>inserted text (tracked)</w:t>
        </w:r>
      </w:ins>
      <w:r>
        <w:rPr/>
        <w:t xml:space="preserve"> and more normal text.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Normal text followed by </w:t>
      </w:r>
      <w:del w:id="1" w:author="Pipeline Tester" w:date="2026-05-20T00:00:00Z">
        <w:r>
          <w:rPr/>
          <w:delText>deleted text (tracked)</w:delText>
        </w:r>
      </w:del>
      <w:r>
        <w:rPr/>
        <w:t xml:space="preserve"> and continuation.</w:t>
      </w:r>
    </w:p>
    <w:sectPr>
      <w:footnotePr>
        <w:numFmt w:val="decimal"/>
      </w:footnotePr>
      <w:type w:val="continuous"/>
      <w:pgSz w:w="12240" w:h="15840"/>
      <w:pgMar w:left="1440" w:right="1440" w:gutter="0" w:header="720" w:top="1440" w:footer="720" w:bottom="1440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" w:initials="">
    <w:p>
      <w:pPr>
        <w:overflowPunct w:val="false"/>
        <w:spacing w:before="0" w:after="0" w:lineRule="auto" w:line="240"/>
        <w:rPr/>
      </w:pPr>
      <w:r>
        <w:annotationRef/>
      </w:r>
      <w:r>
        <w:rPr>
          <w:rFonts w:cs="DejaVu Sans" w:ascii="Carlito" w:hAnsi="Carlito" w:eastAsia="DejaVu Sans"/>
          <w:sz w:val="24"/>
          <w:szCs w:val="24"/>
          <w:lang w:bidi="en-US" w:eastAsia="en-US" w:val="en-US"/>
        </w:rPr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This is footnote 1 — water is H₂O, the most abundant compound on Earth.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DOCX Pipeline Test Document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DOCX Pipeline Test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LineNumber">
    <w:name w:val="line number"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ootnoteText">
    <w:name w:val="footnote text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3.org/TR/WCAG21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notes" Target="footnotes.xml"/><Relationship Id="rId13" Type="http://schemas.openxmlformats.org/officeDocument/2006/relationships/comments" Target="comment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Collabora_Office/25.04.9.4$Linux_X86_64 LibreOffice_project/bbf180856f1919e69a04fdf6175ff4f11f52e1db</Application>
  <AppVersion>15.0000</AppVersion>
  <Pages>4</Pages>
  <Words>780</Words>
  <Characters>4179</Characters>
  <CharactersWithSpaces>4924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Automated Generator</dc:creator>
  <dc:description>generated by python-docx</dc:description>
  <cp:keywords>docx pipeline pandoc publishing test</cp:keywords>
  <dc:language>en-GB</dc:language>
  <cp:lastModifiedBy/>
  <dcterms:modified xsi:type="dcterms:W3CDTF">2013-12-23T23:15:00Z</dcterms:modified>
  <cp:revision>1</cp:revision>
  <dc:subject>Publishing pipeline validation</dc:subject>
  <dc:title>DOCX Multi-Format Pipeline Test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